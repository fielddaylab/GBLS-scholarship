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mcdars3shyg" w:id="0"/>
      <w:bookmarkEnd w:id="0"/>
      <w:commentRangeStart w:id="0"/>
      <w:r w:rsidDel="00000000" w:rsidR="00000000" w:rsidRPr="00000000">
        <w:rPr>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rPr/>
      </w:pPr>
      <w:bookmarkStart w:colFirst="0" w:colLast="0" w:name="_za9y5npuv978" w:id="1"/>
      <w:bookmarkEnd w:id="1"/>
      <w:r w:rsidDel="00000000" w:rsidR="00000000" w:rsidRPr="00000000">
        <w:rPr>
          <w:rtl w:val="0"/>
        </w:rPr>
        <w:t xml:space="preserve">Importance</w:t>
      </w:r>
    </w:p>
    <w:p w:rsidR="00000000" w:rsidDel="00000000" w:rsidP="00000000" w:rsidRDefault="00000000" w:rsidRPr="00000000" w14:paraId="00000003">
      <w:pPr>
        <w:pStyle w:val="Heading2"/>
        <w:spacing w:line="360" w:lineRule="auto"/>
        <w:rPr/>
      </w:pPr>
      <w:bookmarkStart w:colFirst="0" w:colLast="0" w:name="_jf3ecqhbt84a" w:id="2"/>
      <w:bookmarkEnd w:id="2"/>
      <w:r w:rsidDel="00000000" w:rsidR="00000000" w:rsidRPr="00000000">
        <w:rPr>
          <w:rtl w:val="0"/>
        </w:rPr>
        <w:t xml:space="preserve">Games have demonstrated value in education, health, culture, entertainment</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Short review here </w:t>
      </w:r>
    </w:p>
    <w:p w:rsidR="00000000" w:rsidDel="00000000" w:rsidP="00000000" w:rsidRDefault="00000000" w:rsidRPr="00000000" w14:paraId="00000005">
      <w:pPr>
        <w:pStyle w:val="Heading2"/>
        <w:rPr/>
      </w:pPr>
      <w:bookmarkStart w:colFirst="0" w:colLast="0" w:name="_18x9pow2yh7e" w:id="3"/>
      <w:bookmarkEnd w:id="3"/>
      <w:r w:rsidDel="00000000" w:rsidR="00000000" w:rsidRPr="00000000">
        <w:rPr>
          <w:rtl w:val="0"/>
        </w:rPr>
        <w:t xml:space="preserve">Games are a mainstream cultural practice. </w:t>
      </w:r>
    </w:p>
    <w:p w:rsidR="00000000" w:rsidDel="00000000" w:rsidP="00000000" w:rsidRDefault="00000000" w:rsidRPr="00000000" w14:paraId="00000006">
      <w:pPr>
        <w:numPr>
          <w:ilvl w:val="0"/>
          <w:numId w:val="6"/>
        </w:numPr>
        <w:spacing w:after="0" w:afterAutospacing="0"/>
        <w:ind w:left="720" w:hanging="360"/>
        <w:rPr>
          <w:u w:val="none"/>
        </w:rPr>
      </w:pPr>
      <w:commentRangeStart w:id="1"/>
      <w:commentRangeStart w:id="2"/>
      <w:r w:rsidDel="00000000" w:rsidR="00000000" w:rsidRPr="00000000">
        <w:rPr>
          <w:rtl w:val="0"/>
        </w:rPr>
        <w:t xml:space="preserve">Entertainment Software Association data (2016)</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numPr>
          <w:ilvl w:val="1"/>
          <w:numId w:val="6"/>
        </w:numPr>
        <w:spacing w:after="0" w:afterAutospacing="0" w:before="0" w:beforeAutospacing="0"/>
        <w:ind w:left="1440" w:hanging="360"/>
        <w:rPr>
          <w:u w:val="none"/>
        </w:rPr>
      </w:pPr>
      <w:r w:rsidDel="00000000" w:rsidR="00000000" w:rsidRPr="00000000">
        <w:rPr>
          <w:rtl w:val="0"/>
        </w:rPr>
        <w:t xml:space="preserve">The average gamer age is 35.</w:t>
      </w:r>
    </w:p>
    <w:p w:rsidR="00000000" w:rsidDel="00000000" w:rsidP="00000000" w:rsidRDefault="00000000" w:rsidRPr="00000000" w14:paraId="00000008">
      <w:pPr>
        <w:numPr>
          <w:ilvl w:val="1"/>
          <w:numId w:val="6"/>
        </w:numPr>
        <w:spacing w:after="0" w:afterAutospacing="0" w:before="0" w:beforeAutospacing="0"/>
        <w:ind w:left="1440" w:hanging="360"/>
        <w:rPr>
          <w:u w:val="none"/>
        </w:rPr>
      </w:pPr>
      <w:r w:rsidDel="00000000" w:rsidR="00000000" w:rsidRPr="00000000">
        <w:rPr>
          <w:rtl w:val="0"/>
        </w:rPr>
        <w:t xml:space="preserve">41% of gamers are women.</w:t>
      </w:r>
    </w:p>
    <w:p w:rsidR="00000000" w:rsidDel="00000000" w:rsidP="00000000" w:rsidRDefault="00000000" w:rsidRPr="00000000" w14:paraId="00000009">
      <w:pPr>
        <w:numPr>
          <w:ilvl w:val="1"/>
          <w:numId w:val="6"/>
        </w:numPr>
        <w:spacing w:after="0" w:afterAutospacing="0" w:before="0" w:beforeAutospacing="0"/>
        <w:ind w:left="1440" w:hanging="360"/>
        <w:rPr>
          <w:u w:val="none"/>
        </w:rPr>
      </w:pPr>
      <w:r w:rsidDel="00000000" w:rsidR="00000000" w:rsidRPr="00000000">
        <w:rPr>
          <w:rtl w:val="0"/>
        </w:rPr>
        <w:t xml:space="preserve">Nearly two-thirds of U.S. households include at least one regular gamer</w:t>
      </w:r>
    </w:p>
    <w:p w:rsidR="00000000" w:rsidDel="00000000" w:rsidP="00000000" w:rsidRDefault="00000000" w:rsidRPr="00000000" w14:paraId="0000000A">
      <w:pPr>
        <w:numPr>
          <w:ilvl w:val="0"/>
          <w:numId w:val="6"/>
        </w:numPr>
        <w:spacing w:after="0" w:afterAutospacing="0" w:before="0" w:beforeAutospacing="0"/>
        <w:ind w:left="720" w:hanging="360"/>
        <w:rPr>
          <w:u w:val="none"/>
        </w:rPr>
      </w:pPr>
      <w:r w:rsidDel="00000000" w:rsidR="00000000" w:rsidRPr="00000000">
        <w:rPr>
          <w:rtl w:val="0"/>
        </w:rPr>
        <w:t xml:space="preserve">24% of US adults claim board and card games to be one of their hobbies in 2024</w:t>
      </w:r>
    </w:p>
    <w:p w:rsidR="00000000" w:rsidDel="00000000" w:rsidP="00000000" w:rsidRDefault="00000000" w:rsidRPr="00000000" w14:paraId="0000000B">
      <w:pPr>
        <w:numPr>
          <w:ilvl w:val="0"/>
          <w:numId w:val="6"/>
        </w:numPr>
        <w:spacing w:before="0" w:beforeAutospacing="0"/>
        <w:ind w:left="720" w:hanging="360"/>
        <w:rPr>
          <w:u w:val="none"/>
        </w:rPr>
      </w:pPr>
      <w:r w:rsidDel="00000000" w:rsidR="00000000" w:rsidRPr="00000000">
        <w:rPr>
          <w:rtl w:val="0"/>
        </w:rPr>
        <w:t xml:space="preserve">Board and Card games at an $8.3B + $2.75B  market internationally, with the US as the largest consumer ($2.61B + $0.36B) projected to continue growing</w:t>
      </w:r>
    </w:p>
    <w:p w:rsidR="00000000" w:rsidDel="00000000" w:rsidP="00000000" w:rsidRDefault="00000000" w:rsidRPr="00000000" w14:paraId="0000000C">
      <w:pPr>
        <w:pStyle w:val="Heading2"/>
        <w:rPr/>
      </w:pPr>
      <w:bookmarkStart w:colFirst="0" w:colLast="0" w:name="_1b22o36wtwa6" w:id="4"/>
      <w:bookmarkEnd w:id="4"/>
      <w:r w:rsidDel="00000000" w:rsidR="00000000" w:rsidRPr="00000000">
        <w:rPr>
          <w:rtl w:val="0"/>
        </w:rPr>
        <w:t xml:space="preserve">Work is underway, would benefit from intelligence sharing</w:t>
      </w:r>
    </w:p>
    <w:p w:rsidR="00000000" w:rsidDel="00000000" w:rsidP="00000000" w:rsidRDefault="00000000" w:rsidRPr="00000000" w14:paraId="0000000D">
      <w:pPr>
        <w:ind w:left="0" w:firstLine="0"/>
        <w:rPr/>
      </w:pPr>
      <w:r w:rsidDel="00000000" w:rsidR="00000000" w:rsidRPr="00000000">
        <w:rPr>
          <w:rtl w:val="0"/>
        </w:rPr>
        <w:t xml:space="preserve">Libraries are developing Game Based Library Programming (</w:t>
      </w:r>
      <w:commentRangeStart w:id="3"/>
      <w:r w:rsidDel="00000000" w:rsidR="00000000" w:rsidRPr="00000000">
        <w:rPr>
          <w:rtl w:val="0"/>
        </w:rPr>
        <w:t xml:space="preserve">GBLP</w:t>
      </w:r>
      <w:commentRangeEnd w:id="3"/>
      <w:r w:rsidDel="00000000" w:rsidR="00000000" w:rsidRPr="00000000">
        <w:commentReference w:id="3"/>
      </w:r>
      <w:r w:rsidDel="00000000" w:rsidR="00000000" w:rsidRPr="00000000">
        <w:rPr>
          <w:rtl w:val="0"/>
        </w:rPr>
        <w:t xml:space="preserve">) and could benefit from prior lessons learned from colleagues, inspiration.</w:t>
      </w:r>
    </w:p>
    <w:p w:rsidR="00000000" w:rsidDel="00000000" w:rsidP="00000000" w:rsidRDefault="00000000" w:rsidRPr="00000000" w14:paraId="0000000E">
      <w:pPr>
        <w:pStyle w:val="Heading2"/>
        <w:rPr/>
      </w:pPr>
      <w:bookmarkStart w:colFirst="0" w:colLast="0" w:name="_t7n556272rbg" w:id="5"/>
      <w:bookmarkEnd w:id="5"/>
      <w:r w:rsidDel="00000000" w:rsidR="00000000" w:rsidRPr="00000000">
        <w:rPr>
          <w:rtl w:val="0"/>
        </w:rPr>
        <w:t xml:space="preserve">The role of Libraries is everchanging</w:t>
      </w:r>
    </w:p>
    <w:p w:rsidR="00000000" w:rsidDel="00000000" w:rsidP="00000000" w:rsidRDefault="00000000" w:rsidRPr="00000000" w14:paraId="0000000F">
      <w:pPr>
        <w:ind w:left="0" w:firstLine="0"/>
        <w:rPr/>
      </w:pPr>
      <w:r w:rsidDel="00000000" w:rsidR="00000000" w:rsidRPr="00000000">
        <w:rPr>
          <w:rtl w:val="0"/>
        </w:rPr>
        <w:t xml:space="preserve">Today’s game-based or multimedia library programs are not new. Instead, they continue a long-standing struggle to balance imagination and instruction, play and professionalism in library service. </w:t>
      </w:r>
      <w:hyperlink r:id="rId7">
        <w:r w:rsidDel="00000000" w:rsidR="00000000" w:rsidRPr="00000000">
          <w:rPr>
            <w:rtl w:val="0"/>
          </w:rPr>
          <w:t xml:space="preserve">(Burek Pierce, 2016)</w:t>
        </w:r>
      </w:hyperlink>
      <w:r w:rsidDel="00000000" w:rsidR="00000000" w:rsidRPr="00000000">
        <w:rPr>
          <w:rtl w:val="0"/>
        </w:rPr>
        <w:t xml:space="preserve"> explores a particular era, b</w:t>
      </w:r>
      <w:r w:rsidDel="00000000" w:rsidR="00000000" w:rsidRPr="00000000">
        <w:rPr>
          <w:rtl w:val="0"/>
        </w:rPr>
        <w:t xml:space="preserve">etween 1876 and 1925, where influence from progressive thinking in education led to the development of child centric spaces and materials being offered by public libraries, focusing on puzzles, toys and games. He argues that by the early 20th century, as librarianship professionalized, many leaders grew uneasy with what they saw as the “experimental temptation” of playful youth services. Critics like</w:t>
      </w:r>
      <w:r w:rsidDel="00000000" w:rsidR="00000000" w:rsidRPr="00000000">
        <w:rPr>
          <w:rtl w:val="0"/>
        </w:rPr>
        <w:t xml:space="preserve"> Montrose J. Moses and Clara Whitehill Hunt </w:t>
      </w:r>
      <w:r w:rsidDel="00000000" w:rsidR="00000000" w:rsidRPr="00000000">
        <w:rPr>
          <w:rtl w:val="0"/>
        </w:rPr>
        <w:t xml:space="preserve">insisted that children’s rooms should mirror the seriousness of adult departments and a new push for efficiency, uniformity, and respectability led to a retreat from games and visual displays.</w:t>
      </w:r>
    </w:p>
    <w:p w:rsidR="00000000" w:rsidDel="00000000" w:rsidP="00000000" w:rsidRDefault="00000000" w:rsidRPr="00000000" w14:paraId="00000010">
      <w:pPr>
        <w:numPr>
          <w:ilvl w:val="0"/>
          <w:numId w:val="6"/>
        </w:numPr>
        <w:spacing w:after="0" w:afterAutospacing="0"/>
        <w:ind w:left="720" w:hanging="360"/>
        <w:rPr/>
      </w:pPr>
      <w:r w:rsidDel="00000000" w:rsidR="00000000" w:rsidRPr="00000000">
        <w:rPr>
          <w:rtl w:val="0"/>
        </w:rPr>
        <w:t xml:space="preserve">Academic libraries are evolving from quiet study halls to multi-functional “third spaces” offering both intellectual and recreational engagement (McMullen, 2008; Gayton, 2008)</w:t>
      </w:r>
    </w:p>
    <w:p w:rsidR="00000000" w:rsidDel="00000000" w:rsidP="00000000" w:rsidRDefault="00000000" w:rsidRPr="00000000" w14:paraId="00000011">
      <w:pPr>
        <w:numPr>
          <w:ilvl w:val="0"/>
          <w:numId w:val="6"/>
        </w:numPr>
        <w:spacing w:before="0" w:beforeAutospacing="0"/>
        <w:ind w:left="720" w:hanging="360"/>
        <w:rPr>
          <w:u w:val="none"/>
        </w:rPr>
      </w:pPr>
      <w:commentRangeStart w:id="4"/>
      <w:commentRangeStart w:id="5"/>
      <w:r w:rsidDel="00000000" w:rsidR="00000000" w:rsidRPr="00000000">
        <w:rPr>
          <w:rtl w:val="0"/>
        </w:rPr>
        <w:t xml:space="preserve">We are experiencing an </w:t>
      </w:r>
      <w:r w:rsidDel="00000000" w:rsidR="00000000" w:rsidRPr="00000000">
        <w:rPr>
          <w:i w:val="1"/>
          <w:iCs w:val="1"/>
          <w:rtl w:val="0"/>
        </w:rPr>
        <w:t xml:space="preserve">emergency of epistemology</w:t>
      </w:r>
      <w:r w:rsidDel="00000000" w:rsidR="00000000" w:rsidRPr="00000000">
        <w:rPr>
          <w:rtl w:val="0"/>
        </w:rPr>
        <w:t xml:space="preserve"> (CITE) and Libraries remain one of the remaining connection points between rigorous knowledge production communities and the public at large (CITE CITE)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pStyle w:val="Heading1"/>
        <w:rPr>
          <w:b w:val="1"/>
          <w:bCs w:val="1"/>
          <w:color w:val="351c75"/>
          <w:sz w:val="26"/>
          <w:szCs w:val="26"/>
        </w:rPr>
      </w:pPr>
      <w:bookmarkStart w:colFirst="0" w:colLast="0" w:name="_657gmv72s3ys" w:id="6"/>
      <w:bookmarkEnd w:id="6"/>
      <w:r w:rsidDel="00000000" w:rsidR="00000000" w:rsidRPr="00000000">
        <w:rPr>
          <w:rtl w:val="0"/>
        </w:rPr>
        <w:t xml:space="preserve">Defining GBLS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this study, Games‑based Library Services (GBLS) refers to library experiences or offerings directly centered around modern gaming media — including video games, board games, tabletop role‑playing games (TTRPGs), virtual and augmented reality games (VR and ARGs), and collectible or competitive card games.</w:t>
      </w:r>
    </w:p>
    <w:p w:rsidR="00000000" w:rsidDel="00000000" w:rsidP="00000000" w:rsidRDefault="00000000" w:rsidRPr="00000000" w14:paraId="00000014">
      <w:pPr>
        <w:rPr/>
      </w:pPr>
      <w:r w:rsidDel="00000000" w:rsidR="00000000" w:rsidRPr="00000000">
        <w:rPr>
          <w:rtl w:val="0"/>
        </w:rPr>
        <w:t xml:space="preserve">“Library services” includes any offerings intended for library users, such as in‑person or virtual programs, circulating or in‑library‑use collections, displays, take‑home kits, giveaways, and similar activities.</w:t>
      </w:r>
    </w:p>
    <w:p w:rsidR="00000000" w:rsidDel="00000000" w:rsidP="00000000" w:rsidRDefault="00000000" w:rsidRPr="00000000" w14:paraId="00000015">
      <w:pPr>
        <w:pStyle w:val="Heading1"/>
        <w:rPr/>
      </w:pPr>
      <w:bookmarkStart w:colFirst="0" w:colLast="0" w:name="_l1hrcaodk6qx" w:id="7"/>
      <w:bookmarkEnd w:id="7"/>
      <w:r w:rsidDel="00000000" w:rsidR="00000000" w:rsidRPr="00000000">
        <w:rPr>
          <w:rtl w:val="0"/>
        </w:rPr>
        <w:t xml:space="preserve">Approach</w:t>
      </w:r>
    </w:p>
    <w:p w:rsidR="00000000" w:rsidDel="00000000" w:rsidP="00000000" w:rsidRDefault="00000000" w:rsidRPr="00000000" w14:paraId="00000016">
      <w:pPr>
        <w:rPr/>
      </w:pPr>
      <w:r w:rsidDel="00000000" w:rsidR="00000000" w:rsidRPr="00000000">
        <w:rPr>
          <w:rtl w:val="0"/>
        </w:rPr>
        <w:t xml:space="preserve">Step 1: Collection of Articles from project partners and members of the Gaming Roundtable</w:t>
      </w:r>
    </w:p>
    <w:p w:rsidR="00000000" w:rsidDel="00000000" w:rsidP="00000000" w:rsidRDefault="00000000" w:rsidRPr="00000000" w14:paraId="00000017">
      <w:pPr>
        <w:rPr/>
      </w:pPr>
      <w:r w:rsidDel="00000000" w:rsidR="00000000" w:rsidRPr="00000000">
        <w:rPr>
          <w:rtl w:val="0"/>
        </w:rPr>
        <w:t xml:space="preserve">Step 2: Prereview and the development of categories and initial structure</w:t>
      </w:r>
    </w:p>
    <w:p w:rsidR="00000000" w:rsidDel="00000000" w:rsidP="00000000" w:rsidRDefault="00000000" w:rsidRPr="00000000" w14:paraId="00000018">
      <w:pPr>
        <w:rPr/>
      </w:pPr>
      <w:r w:rsidDel="00000000" w:rsidR="00000000" w:rsidRPr="00000000">
        <w:rPr>
          <w:rtl w:val="0"/>
        </w:rPr>
        <w:t xml:space="preserve">Step 3: Draft outline, adding sources and statements to categories, revising as needed</w:t>
      </w:r>
    </w:p>
    <w:p w:rsidR="00000000" w:rsidDel="00000000" w:rsidP="00000000" w:rsidRDefault="00000000" w:rsidRPr="00000000" w14:paraId="00000019">
      <w:pPr>
        <w:rPr/>
      </w:pPr>
      <w:r w:rsidDel="00000000" w:rsidR="00000000" w:rsidRPr="00000000">
        <w:rPr>
          <w:rtl w:val="0"/>
        </w:rPr>
        <w:t xml:space="preserve">Step 5: Development of Survey to fill gaps in literature</w:t>
      </w:r>
    </w:p>
    <w:p w:rsidR="00000000" w:rsidDel="00000000" w:rsidP="00000000" w:rsidRDefault="00000000" w:rsidRPr="00000000" w14:paraId="0000001A">
      <w:pPr>
        <w:rPr/>
      </w:pPr>
      <w:r w:rsidDel="00000000" w:rsidR="00000000" w:rsidRPr="00000000">
        <w:rPr>
          <w:rtl w:val="0"/>
        </w:rPr>
        <w:t xml:space="preserve">Step 6: Final writing and revision</w:t>
      </w:r>
    </w:p>
    <w:p w:rsidR="00000000" w:rsidDel="00000000" w:rsidP="00000000" w:rsidRDefault="00000000" w:rsidRPr="00000000" w14:paraId="0000001B">
      <w:pPr>
        <w:rPr/>
      </w:pPr>
      <w:r w:rsidDel="00000000" w:rsidR="00000000" w:rsidRPr="00000000">
        <w:rPr>
          <w:rtl w:val="0"/>
        </w:rPr>
        <w:t xml:space="preserve"> Out of Scope</w:t>
      </w:r>
    </w:p>
    <w:p w:rsidR="00000000" w:rsidDel="00000000" w:rsidP="00000000" w:rsidRDefault="00000000" w:rsidRPr="00000000" w14:paraId="0000001C">
      <w:pPr>
        <w:numPr>
          <w:ilvl w:val="0"/>
          <w:numId w:val="11"/>
        </w:numPr>
        <w:spacing w:after="0" w:afterAutospacing="0"/>
        <w:ind w:left="720" w:hanging="360"/>
        <w:rPr>
          <w:u w:val="none"/>
        </w:rPr>
      </w:pPr>
      <w:r w:rsidDel="00000000" w:rsidR="00000000" w:rsidRPr="00000000">
        <w:rPr>
          <w:rtl w:val="0"/>
        </w:rPr>
        <w:t xml:space="preserve">Potentials or theoretical uses of games for learning, i.e why games for learning, aren’t games great</w:t>
      </w:r>
    </w:p>
    <w:p w:rsidR="00000000" w:rsidDel="00000000" w:rsidP="00000000" w:rsidRDefault="00000000" w:rsidRPr="00000000" w14:paraId="0000001D">
      <w:pPr>
        <w:numPr>
          <w:ilvl w:val="0"/>
          <w:numId w:val="11"/>
        </w:numPr>
        <w:spacing w:after="0" w:afterAutospacing="0" w:before="0" w:beforeAutospacing="0"/>
        <w:ind w:left="720" w:hanging="360"/>
        <w:rPr>
          <w:u w:val="none"/>
        </w:rPr>
      </w:pPr>
      <w:r w:rsidDel="00000000" w:rsidR="00000000" w:rsidRPr="00000000">
        <w:rPr>
          <w:rtl w:val="0"/>
        </w:rPr>
        <w:t xml:space="preserve">Use of games outside of library or library-connected programing</w:t>
      </w:r>
    </w:p>
    <w:p w:rsidR="00000000" w:rsidDel="00000000" w:rsidP="00000000" w:rsidRDefault="00000000" w:rsidRPr="00000000" w14:paraId="0000001E">
      <w:pPr>
        <w:numPr>
          <w:ilvl w:val="0"/>
          <w:numId w:val="11"/>
        </w:numPr>
        <w:spacing w:after="0" w:afterAutospacing="0" w:before="0" w:beforeAutospacing="0"/>
        <w:ind w:left="720" w:hanging="360"/>
        <w:rPr>
          <w:u w:val="none"/>
        </w:rPr>
      </w:pPr>
      <w:r w:rsidDel="00000000" w:rsidR="00000000" w:rsidRPr="00000000">
        <w:rPr>
          <w:rtl w:val="0"/>
        </w:rPr>
        <w:t xml:space="preserve">Reviews or collections of games or gaming events outside of specific examples</w:t>
      </w:r>
    </w:p>
    <w:p w:rsidR="00000000" w:rsidDel="00000000" w:rsidP="00000000" w:rsidRDefault="00000000" w:rsidRPr="00000000" w14:paraId="0000001F">
      <w:pPr>
        <w:numPr>
          <w:ilvl w:val="0"/>
          <w:numId w:val="11"/>
        </w:numPr>
        <w:spacing w:after="0" w:afterAutospacing="0" w:before="0" w:beforeAutospacing="0"/>
        <w:ind w:left="720" w:hanging="360"/>
        <w:rPr>
          <w:u w:val="none"/>
        </w:rPr>
      </w:pPr>
      <w:r w:rsidDel="00000000" w:rsidR="00000000" w:rsidRPr="00000000">
        <w:rPr>
          <w:rtl w:val="0"/>
        </w:rPr>
        <w:t xml:space="preserve">Non-english sources</w:t>
      </w:r>
    </w:p>
    <w:p w:rsidR="00000000" w:rsidDel="00000000" w:rsidP="00000000" w:rsidRDefault="00000000" w:rsidRPr="00000000" w14:paraId="00000020">
      <w:pPr>
        <w:numPr>
          <w:ilvl w:val="0"/>
          <w:numId w:val="11"/>
        </w:numPr>
        <w:spacing w:before="0" w:beforeAutospacing="0"/>
        <w:ind w:left="720" w:hanging="360"/>
        <w:rPr>
          <w:u w:val="none"/>
        </w:rPr>
      </w:pPr>
      <w:r w:rsidDel="00000000" w:rsidR="00000000" w:rsidRPr="00000000">
        <w:rPr>
          <w:rtl w:val="0"/>
        </w:rPr>
        <w:t xml:space="preserve">Videos or other non-textual sources</w:t>
      </w:r>
    </w:p>
    <w:p w:rsidR="00000000" w:rsidDel="00000000" w:rsidP="00000000" w:rsidRDefault="00000000" w:rsidRPr="00000000" w14:paraId="00000021">
      <w:pPr>
        <w:pStyle w:val="Heading1"/>
        <w:rPr/>
      </w:pPr>
      <w:bookmarkStart w:colFirst="0" w:colLast="0" w:name="_ivb3ohhf8dvz" w:id="8"/>
      <w:bookmarkEnd w:id="8"/>
      <w:r w:rsidDel="00000000" w:rsidR="00000000" w:rsidRPr="00000000">
        <w:rPr>
          <w:rtl w:val="0"/>
        </w:rPr>
        <w:t xml:space="preserve">Resulting Sources</w:t>
      </w:r>
    </w:p>
    <w:p w:rsidR="00000000" w:rsidDel="00000000" w:rsidP="00000000" w:rsidRDefault="00000000" w:rsidRPr="00000000" w14:paraId="00000022">
      <w:pPr>
        <w:pStyle w:val="Heading2"/>
        <w:rPr/>
      </w:pPr>
      <w:bookmarkStart w:colFirst="0" w:colLast="0" w:name="_lez69hrc2usj" w:id="9"/>
      <w:bookmarkEnd w:id="9"/>
      <w:r w:rsidDel="00000000" w:rsidR="00000000" w:rsidRPr="00000000">
        <w:rPr>
          <w:rtl w:val="0"/>
        </w:rPr>
        <w:t xml:space="preserve">Formats</w:t>
      </w:r>
    </w:p>
    <w:p w:rsidR="00000000" w:rsidDel="00000000" w:rsidP="00000000" w:rsidRDefault="00000000" w:rsidRPr="00000000" w14:paraId="00000023">
      <w:pPr>
        <w:numPr>
          <w:ilvl w:val="0"/>
          <w:numId w:val="5"/>
        </w:numPr>
        <w:spacing w:after="0" w:afterAutospacing="0"/>
        <w:ind w:left="720" w:hanging="360"/>
        <w:rPr/>
      </w:pPr>
      <w:r w:rsidDel="00000000" w:rsidR="00000000" w:rsidRPr="00000000">
        <w:rPr>
          <w:rtl w:val="0"/>
        </w:rPr>
        <w:t xml:space="preserve">Academic Journals</w:t>
      </w:r>
    </w:p>
    <w:p w:rsidR="00000000" w:rsidDel="00000000" w:rsidP="00000000" w:rsidRDefault="00000000" w:rsidRPr="00000000" w14:paraId="00000024">
      <w:pPr>
        <w:numPr>
          <w:ilvl w:val="0"/>
          <w:numId w:val="5"/>
        </w:numPr>
        <w:spacing w:after="0" w:afterAutospacing="0" w:before="0" w:beforeAutospacing="0"/>
        <w:ind w:left="720" w:hanging="360"/>
        <w:rPr/>
      </w:pPr>
      <w:r w:rsidDel="00000000" w:rsidR="00000000" w:rsidRPr="00000000">
        <w:rPr>
          <w:rtl w:val="0"/>
        </w:rPr>
        <w:t xml:space="preserve">Practitioner Journals</w:t>
      </w:r>
    </w:p>
    <w:p w:rsidR="00000000" w:rsidDel="00000000" w:rsidP="00000000" w:rsidRDefault="00000000" w:rsidRPr="00000000" w14:paraId="00000025">
      <w:pPr>
        <w:numPr>
          <w:ilvl w:val="0"/>
          <w:numId w:val="5"/>
        </w:numPr>
        <w:spacing w:after="0" w:afterAutospacing="0" w:before="0" w:beforeAutospacing="0"/>
        <w:ind w:left="720" w:hanging="360"/>
        <w:rPr/>
      </w:pPr>
      <w:r w:rsidDel="00000000" w:rsidR="00000000" w:rsidRPr="00000000">
        <w:rPr>
          <w:rtl w:val="0"/>
        </w:rPr>
        <w:t xml:space="preserve">Practitioner Newsletters and Reports</w:t>
      </w:r>
    </w:p>
    <w:p w:rsidR="00000000" w:rsidDel="00000000" w:rsidP="00000000" w:rsidRDefault="00000000" w:rsidRPr="00000000" w14:paraId="00000026">
      <w:pPr>
        <w:numPr>
          <w:ilvl w:val="0"/>
          <w:numId w:val="5"/>
        </w:numPr>
        <w:spacing w:after="0" w:afterAutospacing="0" w:before="0" w:beforeAutospacing="0"/>
        <w:ind w:left="720" w:hanging="360"/>
        <w:rPr/>
      </w:pPr>
      <w:r w:rsidDel="00000000" w:rsidR="00000000" w:rsidRPr="00000000">
        <w:rPr>
          <w:rtl w:val="0"/>
        </w:rPr>
        <w:t xml:space="preserve">Books</w:t>
      </w:r>
    </w:p>
    <w:p w:rsidR="00000000" w:rsidDel="00000000" w:rsidP="00000000" w:rsidRDefault="00000000" w:rsidRPr="00000000" w14:paraId="00000027">
      <w:pPr>
        <w:numPr>
          <w:ilvl w:val="0"/>
          <w:numId w:val="5"/>
        </w:numPr>
        <w:spacing w:before="0" w:beforeAutospacing="0"/>
        <w:ind w:left="720" w:hanging="360"/>
        <w:rPr>
          <w:u w:val="none"/>
        </w:rPr>
      </w:pPr>
      <w:r w:rsidDel="00000000" w:rsidR="00000000" w:rsidRPr="00000000">
        <w:rPr>
          <w:rtl w:val="0"/>
        </w:rPr>
        <w:t xml:space="preserve">Blogs</w:t>
      </w:r>
    </w:p>
    <w:p w:rsidR="00000000" w:rsidDel="00000000" w:rsidP="00000000" w:rsidRDefault="00000000" w:rsidRPr="00000000" w14:paraId="00000028">
      <w:pPr>
        <w:pStyle w:val="Heading2"/>
        <w:rPr/>
      </w:pPr>
      <w:bookmarkStart w:colFirst="0" w:colLast="0" w:name="_nuepkotaokyy" w:id="10"/>
      <w:bookmarkEnd w:id="10"/>
      <w:r w:rsidDel="00000000" w:rsidR="00000000" w:rsidRPr="00000000">
        <w:rPr>
          <w:rtl w:val="0"/>
        </w:rPr>
        <w:t xml:space="preserve">Library Contexts</w:t>
      </w:r>
    </w:p>
    <w:p w:rsidR="00000000" w:rsidDel="00000000" w:rsidP="00000000" w:rsidRDefault="00000000" w:rsidRPr="00000000" w14:paraId="00000029">
      <w:pPr>
        <w:numPr>
          <w:ilvl w:val="0"/>
          <w:numId w:val="2"/>
        </w:numPr>
        <w:spacing w:after="0" w:afterAutospacing="0"/>
        <w:ind w:left="720" w:hanging="360"/>
        <w:rPr/>
      </w:pPr>
      <w:r w:rsidDel="00000000" w:rsidR="00000000" w:rsidRPr="00000000">
        <w:rPr>
          <w:rtl w:val="0"/>
        </w:rPr>
        <w:t xml:space="preserve">Research Libraries</w:t>
      </w:r>
    </w:p>
    <w:p w:rsidR="00000000" w:rsidDel="00000000" w:rsidP="00000000" w:rsidRDefault="00000000" w:rsidRPr="00000000" w14:paraId="0000002A">
      <w:pPr>
        <w:numPr>
          <w:ilvl w:val="0"/>
          <w:numId w:val="2"/>
        </w:numPr>
        <w:spacing w:after="0" w:afterAutospacing="0" w:before="0" w:beforeAutospacing="0"/>
        <w:ind w:left="720" w:hanging="360"/>
        <w:rPr/>
      </w:pPr>
      <w:r w:rsidDel="00000000" w:rsidR="00000000" w:rsidRPr="00000000">
        <w:rPr>
          <w:rtl w:val="0"/>
        </w:rPr>
        <w:t xml:space="preserve">School Libraries</w:t>
      </w:r>
    </w:p>
    <w:p w:rsidR="00000000" w:rsidDel="00000000" w:rsidP="00000000" w:rsidRDefault="00000000" w:rsidRPr="00000000" w14:paraId="0000002B">
      <w:pPr>
        <w:numPr>
          <w:ilvl w:val="1"/>
          <w:numId w:val="2"/>
        </w:numPr>
        <w:spacing w:after="0" w:afterAutospacing="0" w:before="0" w:beforeAutospacing="0"/>
        <w:ind w:left="1440" w:hanging="360"/>
        <w:rPr>
          <w:u w:val="none"/>
        </w:rPr>
      </w:pPr>
      <w:r w:rsidDel="00000000" w:rsidR="00000000" w:rsidRPr="00000000">
        <w:rPr>
          <w:rtl w:val="0"/>
        </w:rPr>
        <w:t xml:space="preserve">College</w:t>
      </w:r>
    </w:p>
    <w:p w:rsidR="00000000" w:rsidDel="00000000" w:rsidP="00000000" w:rsidRDefault="00000000" w:rsidRPr="00000000" w14:paraId="0000002C">
      <w:pPr>
        <w:numPr>
          <w:ilvl w:val="1"/>
          <w:numId w:val="2"/>
        </w:numPr>
        <w:spacing w:after="0" w:afterAutospacing="0" w:before="0" w:beforeAutospacing="0"/>
        <w:ind w:left="1440" w:hanging="360"/>
        <w:rPr>
          <w:u w:val="none"/>
        </w:rPr>
      </w:pPr>
      <w:r w:rsidDel="00000000" w:rsidR="00000000" w:rsidRPr="00000000">
        <w:rPr>
          <w:rtl w:val="0"/>
        </w:rPr>
        <w:t xml:space="preserve">K-12</w:t>
      </w:r>
    </w:p>
    <w:p w:rsidR="00000000" w:rsidDel="00000000" w:rsidP="00000000" w:rsidRDefault="00000000" w:rsidRPr="00000000" w14:paraId="0000002D">
      <w:pPr>
        <w:numPr>
          <w:ilvl w:val="0"/>
          <w:numId w:val="2"/>
        </w:numPr>
        <w:spacing w:after="0" w:afterAutospacing="0" w:before="0" w:beforeAutospacing="0"/>
        <w:ind w:left="720" w:hanging="360"/>
        <w:rPr/>
      </w:pPr>
      <w:r w:rsidDel="00000000" w:rsidR="00000000" w:rsidRPr="00000000">
        <w:rPr>
          <w:rtl w:val="0"/>
        </w:rPr>
        <w:t xml:space="preserve">Rural, Suburban and Urban Public Libraries</w:t>
      </w:r>
    </w:p>
    <w:p w:rsidR="00000000" w:rsidDel="00000000" w:rsidP="00000000" w:rsidRDefault="00000000" w:rsidRPr="00000000" w14:paraId="0000002E">
      <w:pPr>
        <w:numPr>
          <w:ilvl w:val="0"/>
          <w:numId w:val="2"/>
        </w:numPr>
        <w:spacing w:after="0" w:afterAutospacing="0" w:before="0" w:beforeAutospacing="0"/>
        <w:ind w:left="720" w:hanging="360"/>
        <w:rPr/>
      </w:pPr>
      <w:r w:rsidDel="00000000" w:rsidR="00000000" w:rsidRPr="00000000">
        <w:rPr>
          <w:rtl w:val="0"/>
        </w:rPr>
        <w:t xml:space="preserve">Children's-Focused Libraries</w:t>
      </w:r>
    </w:p>
    <w:p w:rsidR="00000000" w:rsidDel="00000000" w:rsidP="00000000" w:rsidRDefault="00000000" w:rsidRPr="00000000" w14:paraId="0000002F">
      <w:pPr>
        <w:numPr>
          <w:ilvl w:val="0"/>
          <w:numId w:val="2"/>
        </w:numPr>
        <w:spacing w:before="0" w:beforeAutospacing="0"/>
        <w:ind w:left="720" w:hanging="360"/>
        <w:rPr>
          <w:u w:val="none"/>
        </w:rPr>
      </w:pPr>
      <w:commentRangeStart w:id="6"/>
      <w:r w:rsidDel="00000000" w:rsidR="00000000" w:rsidRPr="00000000">
        <w:rPr>
          <w:rtl w:val="0"/>
        </w:rPr>
        <w:t xml:space="preserve">Special libraries? (law, medical, etc.), Specific academic libraries that engage in a direct focus on games archiving (like </w:t>
      </w:r>
      <w:hyperlink r:id="rId8">
        <w:r w:rsidDel="00000000" w:rsidR="00000000" w:rsidRPr="00000000">
          <w:rPr>
            <w:b w:val="1"/>
            <w:bCs w:val="1"/>
            <w:color w:val="1155cc"/>
            <w:u w:val="single"/>
            <w:rtl w:val="0"/>
          </w:rPr>
          <w:t xml:space="preserve">UW-Michigan and David Carter</w:t>
        </w:r>
      </w:hyperlink>
      <w:r w:rsidDel="00000000" w:rsidR="00000000" w:rsidRPr="00000000">
        <w:rPr>
          <w:rtl w:val="0"/>
        </w:rPr>
        <w:t xml:space="preserve">, who I’ve presented with)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0">
      <w:pPr>
        <w:pStyle w:val="Heading1"/>
        <w:rPr/>
      </w:pPr>
      <w:bookmarkStart w:colFirst="0" w:colLast="0" w:name="_fone7q1kp7qk" w:id="11"/>
      <w:bookmarkEnd w:id="11"/>
      <w:r w:rsidDel="00000000" w:rsidR="00000000" w:rsidRPr="00000000">
        <w:rPr>
          <w:rtl w:val="0"/>
        </w:rPr>
        <w:t xml:space="preserve">Findings</w:t>
      </w:r>
    </w:p>
    <w:p w:rsidR="00000000" w:rsidDel="00000000" w:rsidP="00000000" w:rsidRDefault="00000000" w:rsidRPr="00000000" w14:paraId="00000031">
      <w:pPr>
        <w:pStyle w:val="Heading2"/>
        <w:rPr/>
      </w:pPr>
      <w:bookmarkStart w:colFirst="0" w:colLast="0" w:name="_xsqahmfvpnmz" w:id="12"/>
      <w:bookmarkEnd w:id="12"/>
      <w:r w:rsidDel="00000000" w:rsidR="00000000" w:rsidRPr="00000000">
        <w:rPr>
          <w:rtl w:val="0"/>
        </w:rPr>
        <w:t xml:space="preserve">Game Modalities and Debates</w:t>
      </w:r>
    </w:p>
    <w:p w:rsidR="00000000" w:rsidDel="00000000" w:rsidP="00000000" w:rsidRDefault="00000000" w:rsidRPr="00000000" w14:paraId="00000032">
      <w:pPr>
        <w:rPr/>
      </w:pPr>
      <w:r w:rsidDel="00000000" w:rsidR="00000000" w:rsidRPr="00000000">
        <w:rPr>
          <w:rtl w:val="0"/>
        </w:rPr>
        <w:t xml:space="preserve">Games have a wide range of forms that appeal to different audiences.</w:t>
      </w:r>
      <w:commentRangeStart w:id="7"/>
      <w:commentRangeStart w:id="8"/>
      <w:r w:rsidDel="00000000" w:rsidR="00000000" w:rsidRPr="00000000">
        <w:rPr>
          <w:rtl w:val="0"/>
        </w:rPr>
      </w:r>
    </w:p>
    <w:p w:rsidR="00000000" w:rsidDel="00000000" w:rsidP="00000000" w:rsidRDefault="00000000" w:rsidRPr="00000000" w14:paraId="00000033">
      <w:pPr>
        <w:numPr>
          <w:ilvl w:val="0"/>
          <w:numId w:val="7"/>
        </w:numPr>
        <w:spacing w:after="0" w:afterAutospacing="0"/>
        <w:ind w:left="720" w:hanging="360"/>
        <w:rPr>
          <w:sz w:val="22"/>
          <w:szCs w:val="22"/>
        </w:rPr>
      </w:pPr>
      <w:r w:rsidDel="00000000" w:rsidR="00000000" w:rsidRPr="00000000">
        <w:rPr>
          <w:rtl w:val="0"/>
        </w:rPr>
        <w:t xml:space="preserve">Alternate reality Games</w:t>
      </w:r>
    </w:p>
    <w:p w:rsidR="00000000" w:rsidDel="00000000" w:rsidP="00000000" w:rsidRDefault="00000000" w:rsidRPr="00000000" w14:paraId="00000034">
      <w:pPr>
        <w:numPr>
          <w:ilvl w:val="0"/>
          <w:numId w:val="7"/>
        </w:numPr>
        <w:spacing w:after="0" w:afterAutospacing="0" w:before="0" w:beforeAutospacing="0"/>
        <w:ind w:left="720" w:hanging="360"/>
        <w:rPr>
          <w:ins w:author="Christopher Baker" w:id="0" w:date="2026-02-16T19:54:39Z"/>
          <w:sz w:val="22"/>
          <w:szCs w:val="22"/>
        </w:rPr>
      </w:pPr>
      <w:r w:rsidDel="00000000" w:rsidR="00000000" w:rsidRPr="00000000">
        <w:rPr>
          <w:rtl w:val="0"/>
        </w:rPr>
        <w:t xml:space="preserve">Mixed Reality, Virtual Reality</w:t>
      </w:r>
      <w:ins w:author="Christopher Baker" w:id="0" w:date="2026-02-16T19:54:39Z">
        <w:r w:rsidDel="00000000" w:rsidR="00000000" w:rsidRPr="00000000">
          <w:rPr>
            <w:rtl w:val="0"/>
          </w:rPr>
        </w:r>
      </w:ins>
    </w:p>
    <w:p w:rsidR="00000000" w:rsidDel="00000000" w:rsidP="00000000" w:rsidRDefault="00000000" w:rsidRPr="00000000" w14:paraId="00000035">
      <w:pPr>
        <w:numPr>
          <w:ilvl w:val="1"/>
          <w:numId w:val="7"/>
        </w:numPr>
        <w:spacing w:after="0" w:afterAutospacing="0" w:before="0" w:beforeAutospacing="0"/>
        <w:ind w:left="1440" w:hanging="360"/>
        <w:rPr>
          <w:u w:val="none"/>
          <w:rPrChange w:author="Christopher Baker" w:id="1" w:date="2026-02-16T19:54:39Z">
            <w:rPr>
              <w:sz w:val="22"/>
              <w:szCs w:val="22"/>
            </w:rPr>
          </w:rPrChange>
        </w:rPr>
        <w:pPrChange w:author="Christopher Baker" w:id="0" w:date="2026-02-16T19:54:39Z">
          <w:pPr>
            <w:numPr>
              <w:ilvl w:val="0"/>
              <w:numId w:val="7"/>
            </w:numPr>
            <w:ind w:left="720" w:hanging="360"/>
          </w:pPr>
        </w:pPrChange>
      </w:pPr>
      <w:ins w:author="Christopher Baker" w:id="0" w:date="2026-02-16T19:54:39Z">
        <w:r w:rsidDel="00000000" w:rsidR="00000000" w:rsidRPr="00000000">
          <w:rPr>
            <w:rtl w:val="0"/>
          </w:rPr>
          <w:t xml:space="preserve">Augmented reality</w:t>
        </w:r>
      </w:ins>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ind w:left="720" w:hanging="360"/>
        <w:rPr>
          <w:sz w:val="22"/>
          <w:szCs w:val="22"/>
        </w:rPr>
      </w:pPr>
      <w:commentRangeStart w:id="9"/>
      <w:r w:rsidDel="00000000" w:rsidR="00000000" w:rsidRPr="00000000">
        <w:rPr>
          <w:rtl w:val="0"/>
        </w:rPr>
        <w:t xml:space="preserve">Analog and Board Games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7">
      <w:pPr>
        <w:numPr>
          <w:ilvl w:val="0"/>
          <w:numId w:val="7"/>
        </w:numPr>
        <w:spacing w:after="0" w:afterAutospacing="0" w:before="0" w:beforeAutospacing="0"/>
        <w:ind w:left="720" w:hanging="360"/>
        <w:rPr>
          <w:sz w:val="22"/>
          <w:szCs w:val="22"/>
        </w:rPr>
      </w:pPr>
      <w:r w:rsidDel="00000000" w:rsidR="00000000" w:rsidRPr="00000000">
        <w:rPr>
          <w:rtl w:val="0"/>
        </w:rPr>
        <w:t xml:space="preserve">Digital Games, Console Games, PC games, Steam</w:t>
      </w:r>
    </w:p>
    <w:p w:rsidR="00000000" w:rsidDel="00000000" w:rsidP="00000000" w:rsidRDefault="00000000" w:rsidRPr="00000000" w14:paraId="00000038">
      <w:pPr>
        <w:numPr>
          <w:ilvl w:val="0"/>
          <w:numId w:val="7"/>
        </w:numPr>
        <w:spacing w:after="0" w:afterAutospacing="0" w:before="0" w:beforeAutospacing="0"/>
        <w:ind w:left="720" w:hanging="360"/>
        <w:rPr>
          <w:sz w:val="22"/>
          <w:szCs w:val="22"/>
        </w:rPr>
      </w:pPr>
      <w:r w:rsidDel="00000000" w:rsidR="00000000" w:rsidRPr="00000000">
        <w:rPr>
          <w:rtl w:val="0"/>
        </w:rPr>
        <w:t xml:space="preserve">Roleplaying and LARP</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9">
      <w:pPr>
        <w:numPr>
          <w:ilvl w:val="1"/>
          <w:numId w:val="7"/>
        </w:numPr>
        <w:spacing w:after="0" w:afterAutospacing="0" w:before="0" w:beforeAutospacing="0"/>
        <w:ind w:left="1440" w:hanging="360"/>
        <w:rPr>
          <w:ins w:author="Christopher Baker" w:id="2" w:date="2026-02-16T19:54:20Z"/>
          <w:u w:val="none"/>
        </w:rPr>
      </w:pPr>
      <w:ins w:author="Christopher Baker" w:id="2" w:date="2026-02-16T19:54:20Z">
        <w:r w:rsidDel="00000000" w:rsidR="00000000" w:rsidRPr="00000000">
          <w:rPr>
            <w:rtl w:val="0"/>
          </w:rPr>
          <w:t xml:space="preserve">TTRPGS</w:t>
        </w:r>
      </w:ins>
    </w:p>
    <w:p w:rsidR="00000000" w:rsidDel="00000000" w:rsidP="00000000" w:rsidRDefault="00000000" w:rsidRPr="00000000" w14:paraId="0000003A">
      <w:pPr>
        <w:numPr>
          <w:ilvl w:val="0"/>
          <w:numId w:val="7"/>
        </w:numPr>
        <w:spacing w:before="0" w:beforeAutospacing="0"/>
        <w:ind w:left="720" w:hanging="360"/>
        <w:rPr>
          <w:u w:val="none"/>
          <w:rPrChange w:author="Christopher Baker" w:id="4" w:date="2026-02-16T19:54:18Z">
            <w:rPr>
              <w:u w:val="none"/>
            </w:rPr>
          </w:rPrChange>
        </w:rPr>
        <w:pPrChange w:author="Christopher Baker" w:id="0" w:date="2026-02-16T19:54:18Z">
          <w:pPr>
            <w:numPr>
              <w:ilvl w:val="0"/>
              <w:numId w:val="7"/>
            </w:numPr>
            <w:ind w:left="720" w:hanging="360"/>
          </w:pPr>
        </w:pPrChange>
      </w:pPr>
      <w:ins w:author="Christopher Baker" w:id="2" w:date="2026-02-16T19:54:20Z">
        <w:r w:rsidDel="00000000" w:rsidR="00000000" w:rsidRPr="00000000">
          <w:rPr>
            <w:rtl w:val="0"/>
          </w:rPr>
          <w:t xml:space="preserve">Collectible / </w:t>
        </w:r>
        <w:r w:rsidDel="00000000" w:rsidR="00000000" w:rsidRPr="00000000">
          <w:rPr>
            <w:rtl w:val="0"/>
            <w:rPrChange w:author="Christopher Baker" w:id="3" w:date="2026-02-16T19:54:20Z">
              <w:rPr/>
            </w:rPrChange>
          </w:rPr>
          <w:t xml:space="preserve">competitive</w:t>
        </w:r>
        <w:r w:rsidDel="00000000" w:rsidR="00000000" w:rsidRPr="00000000">
          <w:rPr>
            <w:rtl w:val="0"/>
          </w:rPr>
          <w:t xml:space="preserve"> cardgames</w:t>
        </w:r>
      </w:ins>
      <w:r w:rsidDel="00000000" w:rsidR="00000000" w:rsidRPr="00000000">
        <w:rPr>
          <w:rtl w:val="0"/>
        </w:rPr>
      </w:r>
    </w:p>
    <w:p w:rsidR="00000000" w:rsidDel="00000000" w:rsidP="00000000" w:rsidRDefault="00000000" w:rsidRPr="00000000" w14:paraId="0000003B">
      <w:pPr>
        <w:pStyle w:val="Heading3"/>
        <w:rPr/>
      </w:pPr>
      <w:bookmarkStart w:colFirst="0" w:colLast="0" w:name="_8tyfsng19k8c" w:id="13"/>
      <w:bookmarkEnd w:id="13"/>
      <w:r w:rsidDel="00000000" w:rsidR="00000000" w:rsidRPr="00000000">
        <w:rPr>
          <w:rtl w:val="0"/>
        </w:rPr>
        <w:t xml:space="preserve">Digital vs Analog Game Debate</w:t>
      </w:r>
    </w:p>
    <w:p w:rsidR="00000000" w:rsidDel="00000000" w:rsidP="00000000" w:rsidRDefault="00000000" w:rsidRPr="00000000" w14:paraId="0000003C">
      <w:pPr>
        <w:rPr/>
      </w:pPr>
      <w:commentRangeStart w:id="10"/>
      <w:r w:rsidDel="00000000" w:rsidR="00000000" w:rsidRPr="00000000">
        <w:rPr>
          <w:rtl w:val="0"/>
        </w:rPr>
        <w:t xml:space="preserve">Some authors explicitly push back against a default emphasis on digital games, arguing that libraries are structurally better equipped to support </w:t>
      </w:r>
      <w:r w:rsidDel="00000000" w:rsidR="00000000" w:rsidRPr="00000000">
        <w:rPr>
          <w:rtl w:val="0"/>
        </w:rPr>
        <w:t xml:space="preserve">analog, co-present, collaborative play</w:t>
      </w:r>
      <w:r w:rsidDel="00000000" w:rsidR="00000000" w:rsidRPr="00000000">
        <w:rPr>
          <w:rtl w:val="0"/>
        </w:rPr>
        <w:t xml:space="preserve"> that leverages the library’s strengths as a non-commercial, socially inclusive public space. </w:t>
      </w:r>
      <w:hyperlink r:id="rId9">
        <w:r w:rsidDel="00000000" w:rsidR="00000000" w:rsidRPr="00000000">
          <w:rPr>
            <w:rtl w:val="0"/>
          </w:rPr>
          <w:t xml:space="preserve">(Seay, 2018a)</w:t>
        </w:r>
      </w:hyperlink>
      <w:r w:rsidDel="00000000" w:rsidR="00000000" w:rsidRPr="00000000">
        <w:rPr>
          <w:rtl w:val="0"/>
        </w:rPr>
        <w:t xml:space="preserve">, for example, contends that immersive analog formats (e.g., escape rooms, educational LARPs, megagames) better align with how people learn and remember (through embodied, synchronous group problem-solving) and position libraries less as sites for screen-based activities and more as hosts of shared, participatory experiences.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Copeland et al. (2013) provide a concrete school-library account of why tabletop games remain especially useful in library settings. Because tabletop games are relatively inexpensive, portable, durable, and adaptable, they can be used across a wider range of classroom and informal contexts than many digital games. The authors also note that tabletop games require players to operate the mechanics manually rather than relying on a computer to administer the system. This can make the structure of the game more visible to learners, allowing students to adapt rules, collaborate in teams, adjust pacing, and better understand how the game works. In this sense, tabletop games are not simply lower-tech substitutes for digital games; they offer distinct affordances for social, curricular, and reflective learning.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giqjpwo9qcni" w:id="14"/>
      <w:bookmarkEnd w:id="14"/>
      <w:commentRangeStart w:id="11"/>
      <w:commentRangeStart w:id="12"/>
      <w:r w:rsidDel="00000000" w:rsidR="00000000" w:rsidRPr="00000000">
        <w:rPr>
          <w:rtl w:val="0"/>
        </w:rPr>
        <w:t xml:space="preserve">Games vs. Gamification Debate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Scholars in game studies and library science draw a clear conceptual distinction between games and gamification, a distinction that has important implications for learning-oriented institutions such as libraries. </w:t>
      </w:r>
      <w:hyperlink r:id="rId10">
        <w:r w:rsidDel="00000000" w:rsidR="00000000" w:rsidRPr="00000000">
          <w:rPr>
            <w:rtl w:val="0"/>
          </w:rPr>
          <w:t xml:space="preserve">(Seay, 2018b)</w:t>
        </w:r>
      </w:hyperlink>
      <w:r w:rsidDel="00000000" w:rsidR="00000000" w:rsidRPr="00000000">
        <w:rPr>
          <w:rtl w:val="0"/>
        </w:rPr>
        <w:t xml:space="preserve"> argues that gamification involves the application of discrete game elements such as points, badges, leaderboards, and progress tracking to non-game activities in order to motivate participation, whereas games are complete, rule-governed systems that create meaning through sustained play and internal coherence. This position aligns with Ralph Koster’s influential definition of games as systems that make learning enjoyable by enabling players to recognize and master patterns within a bounded rule set </w:t>
      </w:r>
      <w:hyperlink r:id="rId11">
        <w:r w:rsidDel="00000000" w:rsidR="00000000" w:rsidRPr="00000000">
          <w:rPr>
            <w:rtl w:val="0"/>
          </w:rPr>
          <w:t xml:space="preserve">(Koster, 2003)</w:t>
        </w:r>
      </w:hyperlink>
      <w:r w:rsidDel="00000000" w:rsidR="00000000" w:rsidRPr="00000000">
        <w:rPr>
          <w:rtl w:val="0"/>
        </w:rPr>
        <w:t xml:space="preserve">, and with James Paul Gee’s account of games as sites of situated, embodied learning in which players adopt identities, test hypotheses, and learn through failure and feedback within meaningful contexts </w:t>
      </w:r>
      <w:hyperlink r:id="rId12">
        <w:r w:rsidDel="00000000" w:rsidR="00000000" w:rsidRPr="00000000">
          <w:rPr>
            <w:rtl w:val="0"/>
          </w:rPr>
          <w:t xml:space="preserve">(Gee, 2007)</w:t>
        </w:r>
      </w:hyperlink>
      <w:r w:rsidDel="00000000" w:rsidR="00000000" w:rsidRPr="00000000">
        <w:rPr>
          <w:rtl w:val="0"/>
        </w:rPr>
        <w:t xml:space="preserve">. Gee explicitly cautions that extrinsic reward structures alone do not produce deep learning, arguing instead that games teach because they embed knowledge in action and social practice. Similarly, scholars of gamification such as Sebastian Deterding et al. </w:t>
      </w:r>
      <w:hyperlink r:id="rId13">
        <w:r w:rsidDel="00000000" w:rsidR="00000000" w:rsidRPr="00000000">
          <w:rPr>
            <w:rtl w:val="0"/>
          </w:rPr>
          <w:t xml:space="preserve">(Deterding et al., 2011)</w:t>
        </w:r>
      </w:hyperlink>
      <w:r w:rsidDel="00000000" w:rsidR="00000000" w:rsidRPr="00000000">
        <w:rPr>
          <w:rtl w:val="0"/>
        </w:rPr>
        <w:t xml:space="preserve"> note that gamification abstracts game mechanics from games themselves, often prioritizing behavioral compliance over experiential meaning. Taken together, these authors suggest that while gamification can be effective for short-term engagement or task completion, it risks instrumentalizing play if divorced from the epistemic and social qualities that define games proper. For libraries, institutions historically oriented toward inquiry, intrinsic motivation, and the public good, this literature implies that game-based experiences grounded in play, identity, and collaboration may be more congruent with library values than gamified systems primarily designed to communicate metrics for participation.</w:t>
      </w:r>
    </w:p>
    <w:p w:rsidR="00000000" w:rsidDel="00000000" w:rsidP="00000000" w:rsidRDefault="00000000" w:rsidRPr="00000000" w14:paraId="00000041">
      <w:pPr>
        <w:pStyle w:val="Heading3"/>
        <w:rPr/>
      </w:pPr>
      <w:bookmarkStart w:colFirst="0" w:colLast="0" w:name="_934hwojqp2q2" w:id="15"/>
      <w:bookmarkEnd w:id="15"/>
      <w:commentRangeStart w:id="13"/>
      <w:commentRangeStart w:id="14"/>
      <w:commentRangeStart w:id="15"/>
      <w:r w:rsidDel="00000000" w:rsidR="00000000" w:rsidRPr="00000000">
        <w:rPr>
          <w:rtl w:val="0"/>
        </w:rPr>
        <w:t xml:space="preserve">Narratology vs. Ludology Debate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2">
      <w:pPr>
        <w:pStyle w:val="Heading2"/>
        <w:rPr/>
      </w:pPr>
      <w:bookmarkStart w:colFirst="0" w:colLast="0" w:name="_hjcqflbgotc7" w:id="16"/>
      <w:bookmarkEnd w:id="16"/>
      <w:r w:rsidDel="00000000" w:rsidR="00000000" w:rsidRPr="00000000">
        <w:rPr>
          <w:rtl w:val="0"/>
        </w:rPr>
        <w:t xml:space="preserve">Game Cataloging and Discovery</w:t>
      </w:r>
    </w:p>
    <w:p w:rsidR="00000000" w:rsidDel="00000000" w:rsidP="00000000" w:rsidRDefault="00000000" w:rsidRPr="00000000" w14:paraId="00000043">
      <w:pPr>
        <w:rPr>
          <w:ins w:author="Travis Willingham-Windleharth" w:id="5" w:date="2026-02-17T17:23:31Z"/>
          <w:sz w:val="20"/>
          <w:szCs w:val="20"/>
          <w:rPrChange w:author="Travis Willingham-Windleharth" w:id="6" w:date="2026-02-17T17:23:31Z">
            <w:rPr/>
          </w:rPrChange>
        </w:rPr>
      </w:pPr>
      <w:ins w:author="Travis Willingham-Windleharth" w:id="5" w:date="2026-02-17T17:23:31Z">
        <w:r w:rsidDel="00000000" w:rsidR="00000000" w:rsidRPr="00000000">
          <w:fldChar w:fldCharType="begin"/>
        </w:r>
        <w:r w:rsidDel="00000000" w:rsidR="00000000" w:rsidRPr="00000000">
          <w:instrText xml:space="preserve">HYPERLINK "https://docs.google.com/document/d/10Nwl-o0CBe2qtxtZ1ul5Y0ZeBAKPgrd29igHUxasx64/edit?tab=t.0"</w:instrText>
        </w:r>
        <w:r w:rsidDel="00000000" w:rsidR="00000000" w:rsidRPr="00000000">
          <w:fldChar w:fldCharType="separate"/>
        </w:r>
        <w:r w:rsidDel="00000000" w:rsidR="00000000" w:rsidRPr="00000000">
          <w:rPr>
            <w:color w:val="1155cc"/>
            <w:sz w:val="20"/>
            <w:szCs w:val="20"/>
            <w:u w:val="single"/>
            <w:rtl w:val="0"/>
          </w:rPr>
          <w:t xml:space="preserve">Learning Game </w:t>
        </w:r>
        <w:r w:rsidDel="00000000" w:rsidR="00000000" w:rsidRPr="00000000">
          <w:fldChar w:fldCharType="end"/>
        </w:r>
        <w:commentRangeStart w:id="16"/>
        <w:r w:rsidDel="00000000" w:rsidR="00000000" w:rsidRPr="00000000">
          <w:fldChar w:fldCharType="begin"/>
        </w:r>
        <w:r w:rsidDel="00000000" w:rsidR="00000000" w:rsidRPr="00000000">
          <w:instrText xml:space="preserve">HYPERLINK "https://docs.google.com/document/d/10Nwl-o0CBe2qtxtZ1ul5Y0ZeBAKPgrd29igHUxasx64/edit?tab=t.0"</w:instrText>
        </w:r>
        <w:r w:rsidDel="00000000" w:rsidR="00000000" w:rsidRPr="00000000">
          <w:fldChar w:fldCharType="separate"/>
        </w:r>
        <w:r w:rsidDel="00000000" w:rsidR="00000000" w:rsidRPr="00000000">
          <w:rPr>
            <w:color w:val="1155cc"/>
            <w:sz w:val="20"/>
            <w:szCs w:val="20"/>
            <w:u w:val="single"/>
            <w:rtl w:val="0"/>
          </w:rPr>
          <w:t xml:space="preserve">Metadata</w:t>
        </w:r>
        <w:r w:rsidDel="00000000" w:rsidR="00000000" w:rsidRPr="00000000">
          <w:fldChar w:fldCharType="end"/>
        </w:r>
        <w:commentRangeEnd w:id="16"/>
        <w:r w:rsidDel="00000000" w:rsidR="00000000" w:rsidRPr="00000000">
          <w:commentReference w:id="16"/>
        </w:r>
        <w:r w:rsidDel="00000000" w:rsidR="00000000" w:rsidRPr="00000000">
          <w:rPr>
            <w:rtl w:val="0"/>
          </w:rPr>
        </w:r>
      </w:ins>
    </w:p>
    <w:p w:rsidR="00000000" w:rsidDel="00000000" w:rsidP="00000000" w:rsidRDefault="00000000" w:rsidRPr="00000000" w14:paraId="00000044">
      <w:pPr>
        <w:rPr>
          <w:ins w:author="Travis Willingham-Windleharth" w:id="5" w:date="2026-02-17T17:23:31Z"/>
          <w:sz w:val="20"/>
          <w:szCs w:val="20"/>
          <w:rPrChange w:author="Travis Willingham-Windleharth" w:id="6" w:date="2026-02-17T17:23:31Z">
            <w:rPr/>
          </w:rPrChange>
        </w:rPr>
      </w:pPr>
      <w:ins w:author="Travis Willingham-Windleharth" w:id="5" w:date="2026-02-17T17:23:31Z">
        <w:r w:rsidDel="00000000" w:rsidR="00000000" w:rsidRPr="00000000">
          <w:fldChar w:fldCharType="begin"/>
        </w:r>
        <w:r w:rsidDel="00000000" w:rsidR="00000000" w:rsidRPr="00000000">
          <w:instrText xml:space="preserve">HYPERLINK "https://docs.google.com/spreadsheets/d/1NKJoUJxEbl7vg_8bp-2s4g3oYvTf_eSmtzV6FFccRuM/edit?usp=sharing"</w:instrText>
        </w:r>
        <w:r w:rsidDel="00000000" w:rsidR="00000000" w:rsidRPr="00000000">
          <w:fldChar w:fldCharType="separate"/>
        </w:r>
        <w:r w:rsidDel="00000000" w:rsidR="00000000" w:rsidRPr="00000000">
          <w:rPr>
            <w:color w:val="1155cc"/>
            <w:sz w:val="20"/>
            <w:szCs w:val="20"/>
            <w:u w:val="single"/>
            <w:rtl w:val="0"/>
          </w:rPr>
          <w:t xml:space="preserve">Metadata Crosswalk</w:t>
        </w:r>
        <w:r w:rsidDel="00000000" w:rsidR="00000000" w:rsidRPr="00000000">
          <w:fldChar w:fldCharType="end"/>
        </w:r>
        <w:r w:rsidDel="00000000" w:rsidR="00000000" w:rsidRPr="00000000">
          <w:rPr>
            <w:rtl w:val="0"/>
          </w:rPr>
        </w:r>
      </w:ins>
    </w:p>
    <w:p w:rsidR="00000000" w:rsidDel="00000000" w:rsidP="00000000" w:rsidRDefault="00000000" w:rsidRPr="00000000" w14:paraId="00000045">
      <w:pPr>
        <w:pStyle w:val="Heading3"/>
        <w:rPr/>
      </w:pPr>
      <w:bookmarkStart w:colFirst="0" w:colLast="0" w:name="_wtsgo1qqym4" w:id="17"/>
      <w:bookmarkEnd w:id="17"/>
      <w:r w:rsidDel="00000000" w:rsidR="00000000" w:rsidRPr="00000000">
        <w:rPr>
          <w:rtl w:val="0"/>
        </w:rPr>
        <w:t xml:space="preserve">Existing Library Information Systems</w:t>
      </w:r>
    </w:p>
    <w:p w:rsidR="00000000" w:rsidDel="00000000" w:rsidP="00000000" w:rsidRDefault="00000000" w:rsidRPr="00000000" w14:paraId="00000046">
      <w:pPr>
        <w:rPr/>
      </w:pPr>
      <w:r w:rsidDel="00000000" w:rsidR="00000000" w:rsidRPr="00000000">
        <w:rPr>
          <w:rtl w:val="0"/>
        </w:rPr>
        <w:t xml:space="preserve">Existing data structures such as Machine Readable Cataloging (</w:t>
      </w:r>
      <w:commentRangeStart w:id="17"/>
      <w:commentRangeStart w:id="18"/>
      <w:commentRangeStart w:id="19"/>
      <w:r w:rsidDel="00000000" w:rsidR="00000000" w:rsidRPr="00000000">
        <w:rPr>
          <w:rtl w:val="0"/>
        </w:rPr>
        <w:t xml:space="preserve">MARC</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are flexible enough to store useful data about games, even if it doesn’t describe a particular grammar. For example, </w:t>
      </w:r>
      <w:hyperlink r:id="rId14">
        <w:r w:rsidDel="00000000" w:rsidR="00000000" w:rsidRPr="00000000">
          <w:rPr>
            <w:rtl w:val="0"/>
          </w:rPr>
          <w:t xml:space="preserve">(McCulloch, 2017)</w:t>
        </w:r>
      </w:hyperlink>
      <w:r w:rsidDel="00000000" w:rsidR="00000000" w:rsidRPr="00000000">
        <w:rPr>
          <w:rtl w:val="0"/>
        </w:rPr>
        <w:t xml:space="preserve"> suggests treating board games as realia (Leader/06 = r) and using Library of Congress Genre and Form Terms (LCGFT) genre terms (e.g. Board Games” within the 655 field, detailed physical inventories of parts within the 300 field, and key attributes such as the number of players and duration of play within the uncontrolled 500 notes. </w:t>
      </w:r>
      <w:hyperlink r:id="rId15">
        <w:r w:rsidDel="00000000" w:rsidR="00000000" w:rsidRPr="00000000">
          <w:rPr>
            <w:rtl w:val="0"/>
          </w:rPr>
          <w:t xml:space="preserve">(Hobart, 2024)</w:t>
        </w:r>
      </w:hyperlink>
      <w:r w:rsidDel="00000000" w:rsidR="00000000" w:rsidRPr="00000000">
        <w:rPr>
          <w:rtl w:val="0"/>
        </w:rPr>
        <w:t xml:space="preserve"> focuses on three-dimensional, physical game artifacts held in a special collections context, such as paper toys, card games, and boxed games from the 19th and early 20th centuries. They demonstrate a pragmatic hybrid descriptive approach by using Resource Description and Access (RDA) and MARC as the structural framework for item-level records while selectively incorporating Online Audiovisual Catalogers (OLAC)’s object cataloging guidance and the principles of Descriptive Cataloging of Rare Materials (DCRM) to meet special collections needs. In practice, this means treating games as three-dimensional artifacts (e.g., Leader/06 is coded as “realia” as with McCulloch), providing detailed physical component inventories, and relying heavily on notes to document copy-specific features, supplied information, and evidence-based conjecture. Because no single standard adequately supports games, Hobart supplements underdeveloped vocabularies (such as LCGFT) with additional genre terms and adjusts the discovery layer to collocate games and toys meaningfully. </w:t>
      </w:r>
    </w:p>
    <w:p w:rsidR="00000000" w:rsidDel="00000000" w:rsidP="00000000" w:rsidRDefault="00000000" w:rsidRPr="00000000" w14:paraId="00000047">
      <w:pPr>
        <w:rPr/>
      </w:pPr>
      <w:commentRangeStart w:id="20"/>
      <w:r w:rsidDel="00000000" w:rsidR="00000000" w:rsidRPr="00000000">
        <w:rPr>
          <w:rtl w:val="0"/>
        </w:rPr>
        <w:t xml:space="preserve">[Figure to illustrate the landscape of all these systems and where they are instantiated]</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8">
      <w:pPr>
        <w:pStyle w:val="Heading3"/>
        <w:rPr/>
      </w:pPr>
      <w:bookmarkStart w:colFirst="0" w:colLast="0" w:name="_vm5sql5m52uc" w:id="18"/>
      <w:bookmarkEnd w:id="18"/>
      <w:r w:rsidDel="00000000" w:rsidR="00000000" w:rsidRPr="00000000">
        <w:rPr>
          <w:rtl w:val="0"/>
        </w:rPr>
        <w:t xml:space="preserve">Challenges to Cataloging Games</w:t>
      </w:r>
    </w:p>
    <w:p w:rsidR="00000000" w:rsidDel="00000000" w:rsidP="00000000" w:rsidRDefault="00000000" w:rsidRPr="00000000" w14:paraId="00000049">
      <w:pPr>
        <w:ind w:left="0" w:firstLine="0"/>
        <w:rPr/>
      </w:pPr>
      <w:r w:rsidDel="00000000" w:rsidR="00000000" w:rsidRPr="00000000">
        <w:rPr>
          <w:rtl w:val="0"/>
        </w:rPr>
        <w:t xml:space="preserve">There is significant literature describing the challenges in library cataloging system that are primarily grounded in describing printed texts and audiovisual materials and struggle to adequately describe game systems such as tabletop roleplaying games </w:t>
      </w:r>
      <w:hyperlink r:id="rId16">
        <w:r w:rsidDel="00000000" w:rsidR="00000000" w:rsidRPr="00000000">
          <w:rPr>
            <w:rtl w:val="0"/>
          </w:rPr>
          <w:t xml:space="preserve">(Smith, 2024)</w:t>
        </w:r>
      </w:hyperlink>
      <w:r w:rsidDel="00000000" w:rsidR="00000000" w:rsidRPr="00000000">
        <w:rPr>
          <w:rtl w:val="0"/>
        </w:rPr>
        <w:t xml:space="preserve"> that contain multiple structures (rulebooks, dice, miniatures, etc.) and digital games </w:t>
      </w:r>
      <w:hyperlink r:id="rId17">
        <w:r w:rsidDel="00000000" w:rsidR="00000000" w:rsidRPr="00000000">
          <w:rPr>
            <w:rtl w:val="0"/>
          </w:rPr>
          <w:t xml:space="preserve">(Chapman, 2021)</w:t>
        </w:r>
      </w:hyperlink>
      <w:r w:rsidDel="00000000" w:rsidR="00000000" w:rsidRPr="00000000">
        <w:rPr>
          <w:rtl w:val="0"/>
        </w:rPr>
        <w:t xml:space="preserve"> that are simultaneously </w:t>
      </w:r>
      <w:r w:rsidDel="00000000" w:rsidR="00000000" w:rsidRPr="00000000">
        <w:rPr>
          <w:rtl w:val="0"/>
        </w:rPr>
        <w:t xml:space="preserve">digital, physical, visual, and interactive.</w:t>
      </w:r>
    </w:p>
    <w:p w:rsidR="00000000" w:rsidDel="00000000" w:rsidP="00000000" w:rsidRDefault="00000000" w:rsidRPr="00000000" w14:paraId="0000004A">
      <w:pPr>
        <w:ind w:left="0" w:firstLine="0"/>
        <w:rPr/>
      </w:pPr>
      <w:r w:rsidDel="00000000" w:rsidR="00000000" w:rsidRPr="00000000">
        <w:rPr>
          <w:rtl w:val="0"/>
        </w:rPr>
        <w:t xml:space="preserve">For example, they identify genre as the most complex and evolving metadata problem, with widely adopted library information vocabularies such as AACR2, RDA, and LCGFT including only a few terms (“computer war games,” “educational games”), while fan and industry systems use hundreds. When games are approached as artifacts, the vocabulary provided by Getty Art &amp; Architecture Thesaurus (AAT) is able to describe the individual physical elements (e.g. miniatures, dice) but falls short in describing their collection together in a game as a coherent procedural and textual work.</w:t>
      </w:r>
    </w:p>
    <w:p w:rsidR="00000000" w:rsidDel="00000000" w:rsidP="00000000" w:rsidRDefault="00000000" w:rsidRPr="00000000" w14:paraId="0000004B">
      <w:pPr>
        <w:ind w:left="0" w:firstLine="0"/>
        <w:rPr/>
      </w:pPr>
      <w:r w:rsidDel="00000000" w:rsidR="00000000" w:rsidRPr="00000000">
        <w:rPr>
          <w:rtl w:val="0"/>
        </w:rPr>
        <w:t xml:space="preserve">Lee and colleagues at the University of Washington Information School have produced a sustained, programmatic body of research demonstrating that existing library cataloging systems are fundamentally inadequate for describing and providing access to video games as cultural and scholarly objects (e.g. Lee et al., 2012; Lee et al., 2013). Through domain analysis, user-centered schema design, and empirical cataloging exercises conducted in partnership with the Seattle Interactive Media Museum, this work shows that standards developed for books and other static media fail to capture the interactive, versioned, and platform-dependent nature of games. Rather than treating these limitations as edge cases, Lee et al. argue that they are structural, requiring new conceptual models, core metadata elements, and controlled vocabularies specifically designed for games.</w:t>
      </w:r>
    </w:p>
    <w:p w:rsidR="00000000" w:rsidDel="00000000" w:rsidP="00000000" w:rsidRDefault="00000000" w:rsidRPr="00000000" w14:paraId="0000004C">
      <w:pPr>
        <w:ind w:left="0" w:firstLine="0"/>
        <w:rPr/>
      </w:pPr>
      <w:r w:rsidDel="00000000" w:rsidR="00000000" w:rsidRPr="00000000">
        <w:rPr>
          <w:rtl w:val="0"/>
        </w:rPr>
        <w:t xml:space="preserve">Clarke et al. (2014) extend this UW metadata research agenda by focusing specifically on relationships among video games. They argue that existing conceptual models such as FRBR are poorly suited to the complex ways games relate to one another across editions, platforms, series, distribution methods, expansions, downloadable content, adaptations, and influence. This is not a marginal problem. Games are often released across multiple platforms, reissued in special editions, expanded through downloadable content, connected to larger franchises, and surrounded by related media such as soundtracks, strategy guides, art books, anime, films, and spin-offs. As a result, the descriptive unit of a “game” is often unstable. A PlayStation release, an arcade release, a digital release, and a later expanded edition may share a title while differing in source code, interface, content, visual presentation, or gameplay experience. Clarke et al. therefore show that game cataloging requires conceptual models capable of representing relationships, not only isolated items.</w:t>
      </w:r>
    </w:p>
    <w:p w:rsidR="00000000" w:rsidDel="00000000" w:rsidP="00000000" w:rsidRDefault="00000000" w:rsidRPr="00000000" w14:paraId="0000004D">
      <w:pPr>
        <w:ind w:left="0" w:firstLine="0"/>
        <w:rPr/>
      </w:pPr>
      <w:commentRangeStart w:id="21"/>
      <w:commentRangeStart w:id="22"/>
      <w:commentRangeStart w:id="23"/>
      <w:r w:rsidDel="00000000" w:rsidR="00000000" w:rsidRPr="00000000">
        <w:rPr>
          <w:rtl w:val="0"/>
        </w:rPr>
        <w:t xml:space="preserve">Reasons existing cataloging systems are insufficient</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 (as identified by Lee et al. and related UW research):</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4E">
      <w:pPr>
        <w:numPr>
          <w:ilvl w:val="0"/>
          <w:numId w:val="1"/>
        </w:numPr>
        <w:spacing w:after="0" w:afterAutospacing="0"/>
        <w:ind w:left="720" w:hanging="360"/>
        <w:rPr>
          <w:u w:val="none"/>
        </w:rPr>
      </w:pPr>
      <w:r w:rsidDel="00000000" w:rsidR="00000000" w:rsidRPr="00000000">
        <w:rPr>
          <w:rtl w:val="0"/>
        </w:rPr>
        <w:t xml:space="preserve">Games lack stable “chief sources of information” analogous to title pages, undermining traditional descriptive rules.</w:t>
      </w:r>
    </w:p>
    <w:p w:rsidR="00000000" w:rsidDel="00000000" w:rsidP="00000000" w:rsidRDefault="00000000" w:rsidRPr="00000000" w14:paraId="0000004F">
      <w:pPr>
        <w:numPr>
          <w:ilvl w:val="0"/>
          <w:numId w:val="1"/>
        </w:numPr>
        <w:spacing w:after="0" w:afterAutospacing="0" w:before="0" w:beforeAutospacing="0"/>
        <w:ind w:left="720" w:hanging="360"/>
        <w:rPr>
          <w:u w:val="none"/>
        </w:rPr>
      </w:pPr>
      <w:r w:rsidDel="00000000" w:rsidR="00000000" w:rsidRPr="00000000">
        <w:rPr>
          <w:rtl w:val="0"/>
        </w:rPr>
        <w:t xml:space="preserve">Bibliographic models (e.g., FRBR-based approaches) struggle to represent the multiplicity of editions, platforms, patches, and regional variants inherent to games</w:t>
      </w:r>
      <w:commentRangeStart w:id="24"/>
      <w:r w:rsidDel="00000000" w:rsidR="00000000" w:rsidRPr="00000000">
        <w:rPr>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rtl w:val="0"/>
        </w:rPr>
        <w:t xml:space="preserve">Genre vocabularies are inconsistent, marketing-driven, and too coarse to support meaningful discovery or comparison</w:t>
      </w:r>
      <w:commentRangeStart w:id="25"/>
      <w:r w:rsidDel="00000000" w:rsidR="00000000" w:rsidRPr="00000000">
        <w:rPr>
          <w:rtl w:val="0"/>
        </w:rPr>
        <w:t xml:space="preser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51">
      <w:pPr>
        <w:numPr>
          <w:ilvl w:val="0"/>
          <w:numId w:val="1"/>
        </w:numPr>
        <w:spacing w:after="0" w:afterAutospacing="0" w:before="0" w:beforeAutospacing="0"/>
        <w:ind w:left="720" w:hanging="360"/>
        <w:rPr>
          <w:u w:val="none"/>
        </w:rPr>
      </w:pPr>
      <w:r w:rsidDel="00000000" w:rsidR="00000000" w:rsidRPr="00000000">
        <w:rPr>
          <w:rtl w:val="0"/>
        </w:rPr>
        <w:t xml:space="preserve">Existing standards do not adequately represent gameplay characteristics, interactivity, or player experience.</w:t>
      </w:r>
    </w:p>
    <w:p w:rsidR="00000000" w:rsidDel="00000000" w:rsidP="00000000" w:rsidRDefault="00000000" w:rsidRPr="00000000" w14:paraId="00000052">
      <w:pPr>
        <w:numPr>
          <w:ilvl w:val="0"/>
          <w:numId w:val="1"/>
        </w:numPr>
        <w:spacing w:after="0" w:afterAutospacing="0" w:before="0" w:beforeAutospacing="0"/>
        <w:ind w:left="720" w:hanging="360"/>
        <w:rPr>
          <w:u w:val="none"/>
        </w:rPr>
      </w:pPr>
      <w:r w:rsidDel="00000000" w:rsidR="00000000" w:rsidRPr="00000000">
        <w:rPr>
          <w:rtl w:val="0"/>
        </w:rPr>
        <w:t xml:space="preserve">Release date, publisher, and developer information is often unreliable or conflicting across sources. Traditional authorship categories do not capture the dozens of roles (writer, level designer, game engine programmer, composer, etc.) seen in game projects</w:t>
      </w:r>
      <w:commentRangeStart w:id="26"/>
      <w:r w:rsidDel="00000000" w:rsidR="00000000" w:rsidRPr="00000000">
        <w:rPr>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Unlike ISBNs, there is no universal identifier for games (UPC, EAN, etc.). </w:t>
      </w:r>
    </w:p>
    <w:p w:rsidR="00000000" w:rsidDel="00000000" w:rsidP="00000000" w:rsidRDefault="00000000" w:rsidRPr="00000000" w14:paraId="00000054">
      <w:pPr>
        <w:numPr>
          <w:ilvl w:val="0"/>
          <w:numId w:val="1"/>
        </w:numPr>
        <w:spacing w:after="0" w:afterAutospacing="0" w:before="0" w:beforeAutospacing="0"/>
        <w:ind w:left="720" w:hanging="360"/>
        <w:rPr>
          <w:u w:val="none"/>
        </w:rPr>
      </w:pPr>
      <w:r w:rsidDel="00000000" w:rsidR="00000000" w:rsidRPr="00000000">
        <w:rPr>
          <w:rtl w:val="0"/>
        </w:rPr>
        <w:t xml:space="preserve">Commercial databases prioritize popularity and promotion over authority, verification, and long-term access.</w:t>
      </w:r>
    </w:p>
    <w:p w:rsidR="00000000" w:rsidDel="00000000" w:rsidP="00000000" w:rsidRDefault="00000000" w:rsidRPr="00000000" w14:paraId="00000055">
      <w:pPr>
        <w:numPr>
          <w:ilvl w:val="0"/>
          <w:numId w:val="1"/>
        </w:numPr>
        <w:spacing w:before="0" w:beforeAutospacing="0"/>
        <w:ind w:left="720" w:hanging="360"/>
        <w:rPr>
          <w:u w:val="none"/>
        </w:rPr>
      </w:pPr>
      <w:r w:rsidDel="00000000" w:rsidR="00000000" w:rsidRPr="00000000">
        <w:rPr>
          <w:rtl w:val="0"/>
        </w:rPr>
        <w:t xml:space="preserve">Traditional cataloging assumes static objects, whereas games are dynamic systems that change over time.</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This leads to games being incorrectly grouped with fiction and criticism texts about games, and different types of games being grouped together (tabletop roleplaying with RPG video games for example).</w:t>
      </w:r>
      <w:commentRangeStart w:id="27"/>
      <w:r w:rsidDel="00000000" w:rsidR="00000000" w:rsidRPr="00000000">
        <w:rPr>
          <w:rtl w:val="0"/>
        </w:rPr>
        <w:t xml:space="preserve"> </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57">
      <w:pPr>
        <w:pStyle w:val="Heading3"/>
        <w:spacing w:after="240" w:before="240" w:lineRule="auto"/>
        <w:rPr/>
      </w:pPr>
      <w:bookmarkStart w:colFirst="0" w:colLast="0" w:name="_tg07yvxfigyv" w:id="19"/>
      <w:bookmarkEnd w:id="19"/>
      <w:commentRangeStart w:id="28"/>
      <w:commentRangeStart w:id="29"/>
      <w:r w:rsidDel="00000000" w:rsidR="00000000" w:rsidRPr="00000000">
        <w:rPr>
          <w:rtl w:val="0"/>
        </w:rPr>
        <w:t xml:space="preserve">Discoverability</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Discovery of materials is a core mission of the library, yet several researchers find the existing library information system insufficient </w:t>
      </w:r>
      <w:hyperlink r:id="rId18">
        <w:r w:rsidDel="00000000" w:rsidR="00000000" w:rsidRPr="00000000">
          <w:rPr>
            <w:rtl w:val="0"/>
          </w:rPr>
          <w:t xml:space="preserve">(Lee et al., 2012, 2013, 2016; Robson et al., 2019)</w:t>
        </w:r>
      </w:hyperlink>
      <w:r w:rsidDel="00000000" w:rsidR="00000000" w:rsidRPr="00000000">
        <w:rPr>
          <w:rtl w:val="0"/>
        </w:rPr>
        <w:t xml:space="preserve">.</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When schemas and discovery systems are poorly aligned with how people actually find and assess video games, which users instead discover through peer networks, community platforms, storefront ecosystems, and observational media such as gameplay videos and streams. This suggests that library cataloging should incorporate more user-centered, faceted descriptors and interoperable links to community knowledge structures that represent gameplay, platform/versioning, and social evaluation signals, rather than relying primarily on traditional bibliographic description. Unfortunately, existing commercial game databases provide abundant but inconsistent, uncontrolled, and often unreliable metadata </w:t>
      </w:r>
      <w:hyperlink r:id="rId19">
        <w:r w:rsidDel="00000000" w:rsidR="00000000" w:rsidRPr="00000000">
          <w:rPr>
            <w:rtl w:val="0"/>
          </w:rPr>
          <w:t xml:space="preserve">(Lee et al., 2013)</w:t>
        </w:r>
      </w:hyperlink>
      <w:r w:rsidDel="00000000" w:rsidR="00000000" w:rsidRPr="00000000">
        <w:rPr>
          <w:rtl w:val="0"/>
        </w:rPr>
        <w:t xml:space="preserve">.</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In 2015, Lee et al. </w:t>
      </w:r>
      <w:hyperlink r:id="rId20">
        <w:r w:rsidDel="00000000" w:rsidR="00000000" w:rsidRPr="00000000">
          <w:rPr>
            <w:rtl w:val="0"/>
          </w:rPr>
          <w:t xml:space="preserve">(Lee et al., 2015)</w:t>
        </w:r>
      </w:hyperlink>
      <w:r w:rsidDel="00000000" w:rsidR="00000000" w:rsidRPr="00000000">
        <w:rPr>
          <w:rtl w:val="0"/>
        </w:rPr>
        <w:t xml:space="preserve"> conducted an empirical evaluation of video game metadata by having LIS-affiliated catalogers create records for a sample of games (with each title independently cataloged by two catalogers) and then analyzing discrepancies between coders to identify where consistency and “entity-level” decisions break down, particularly for multi-platform and digitally distributed games. They complemented this cataloging analysis with user research, interviews and a large-scale survey, to keep the evaluation anchored in discoverability and real user information needs rather than bibliographic convention alone. With a discoverability focus in mind, they found that users prioritize highly practical access points (especially platform and price) alongside experiential descriptors (genre/style, theme/plot/mood), relationships among games (series/franchise), and visual surrogates (notably gameplay video), while some fine-grained or package-centric elements were less useful relative to the effort required</w:t>
      </w:r>
      <w:ins w:author="Jinha Lee" w:id="7" w:date="2026-03-26T22:30:09Z">
        <w:commentRangeStart w:id="30"/>
        <w:r w:rsidDel="00000000" w:rsidR="00000000" w:rsidRPr="00000000">
          <w:rPr>
            <w:rtl w:val="0"/>
          </w:rPr>
          <w:t xml:space="preserve">.</w:t>
        </w:r>
      </w:ins>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Clarke et al. (2014) extend this UW metadata research agenda by focusing specifically on relationships among video games. They argue that existing conceptual models such as FRBR are poorly suited to the complex ways games relate to one another across editions, platforms, series, distribution methods, expansions, downloadable content, adaptations, and influence. This is not a marginal problem. Games are often released across multiple platforms, reissued in special editions, expanded through downloadable content, connected to larger franchises, and surrounded by related media such as soundtracks, strategy guides, art books, anime, films, and spin-offs. As a result, the descriptive unit of a “game” is often unstable. A PlayStation release, an arcade release, a digital release, and a later expanded edition may share a title while differing in source code, interface, content, visual presentation, or gameplay experience. Clarke et al. therefore show that game cataloging requires conceptual models capable of representing relationships, not only isolated items.</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Robson et al. (2019) </w:t>
      </w:r>
      <w:hyperlink r:id="rId21">
        <w:r w:rsidDel="00000000" w:rsidR="00000000" w:rsidRPr="00000000">
          <w:rPr>
            <w:rtl w:val="0"/>
          </w:rPr>
          <w:t xml:space="preserve">(Robson et al., 2019)</w:t>
        </w:r>
      </w:hyperlink>
      <w:r w:rsidDel="00000000" w:rsidR="00000000" w:rsidRPr="00000000">
        <w:rPr>
          <w:rtl w:val="0"/>
        </w:rPr>
        <w:t xml:space="preserve"> extend the video-game metadata and discoverability agenda associated with Lee and colleagues by applying it to tabletop games in an academic library context, showing how board games require domain-specific access points that traditional catalogs do not readily support. Working at the University of North Texas Libraries, they demonstrate that libraries can pragmatically develop local genre vocabularies and structured fields for key decision criteria (e.g., number of players, play time, recommended age) while national standards and controlled vocabularies remain incomplete. They argue that cataloging improvements alone do not solve discoverability. In contrast, effective access depends on a socio-technical approach that couples rich metadata with end-user facing tools (in their case, search and filtering systems based on Apache Solr and Blacklight facets interfaces) and cross-unit collaboration so that the interface actually exposes game-relevant filters to users.</w:t>
      </w:r>
    </w:p>
    <w:p w:rsidR="00000000" w:rsidDel="00000000" w:rsidP="00000000" w:rsidRDefault="00000000" w:rsidRPr="00000000" w14:paraId="0000005D">
      <w:pPr>
        <w:pStyle w:val="Heading3"/>
        <w:spacing w:after="240" w:before="240" w:lineRule="auto"/>
        <w:rPr/>
      </w:pPr>
      <w:bookmarkStart w:colFirst="0" w:colLast="0" w:name="_uqptynayntxa" w:id="20"/>
      <w:bookmarkEnd w:id="20"/>
      <w:commentRangeStart w:id="31"/>
      <w:commentRangeStart w:id="32"/>
      <w:r w:rsidDel="00000000" w:rsidR="00000000" w:rsidRPr="00000000">
        <w:rPr>
          <w:rtl w:val="0"/>
        </w:rPr>
        <w:t xml:space="preserve">Current Cataloging and Metadata Projects</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5E">
      <w:pPr>
        <w:numPr>
          <w:ilvl w:val="0"/>
          <w:numId w:val="12"/>
        </w:numPr>
        <w:spacing w:after="0" w:afterAutospacing="0"/>
        <w:ind w:left="720" w:hanging="360"/>
        <w:rPr/>
      </w:pPr>
      <w:r w:rsidDel="00000000" w:rsidR="00000000" w:rsidRPr="00000000">
        <w:rPr>
          <w:rtl w:val="0"/>
        </w:rPr>
        <w:t xml:space="preserve">ClAG Analog Game System </w:t>
      </w:r>
      <w:hyperlink r:id="rId22">
        <w:r w:rsidDel="00000000" w:rsidR="00000000" w:rsidRPr="00000000">
          <w:rPr>
            <w:rtl w:val="0"/>
          </w:rPr>
          <w:t xml:space="preserve">(Bianchini &amp; Munini, 2025)</w:t>
        </w:r>
      </w:hyperlink>
      <w:r w:rsidDel="00000000" w:rsidR="00000000" w:rsidRPr="00000000">
        <w:rPr>
          <w:rtl w:val="0"/>
        </w:rPr>
      </w:r>
    </w:p>
    <w:p w:rsidR="00000000" w:rsidDel="00000000" w:rsidP="00000000" w:rsidRDefault="00000000" w:rsidRPr="00000000" w14:paraId="0000005F">
      <w:pPr>
        <w:numPr>
          <w:ilvl w:val="0"/>
          <w:numId w:val="12"/>
        </w:numPr>
        <w:spacing w:after="0" w:afterAutospacing="0" w:before="0" w:beforeAutospacing="0"/>
        <w:ind w:left="720" w:hanging="360"/>
        <w:rPr/>
      </w:pPr>
      <w:r w:rsidDel="00000000" w:rsidR="00000000" w:rsidRPr="00000000">
        <w:rPr>
          <w:rtl w:val="0"/>
        </w:rPr>
        <w:t xml:space="preserve">GAMECIP Core Metadata Schema (CMS) – University of California, Santa Cruz (2017)</w:t>
      </w:r>
    </w:p>
    <w:p w:rsidR="00000000" w:rsidDel="00000000" w:rsidP="00000000" w:rsidRDefault="00000000" w:rsidRPr="00000000" w14:paraId="00000060">
      <w:pPr>
        <w:numPr>
          <w:ilvl w:val="0"/>
          <w:numId w:val="12"/>
        </w:numPr>
        <w:spacing w:after="0" w:afterAutospacing="0" w:before="0" w:beforeAutospacing="0"/>
        <w:ind w:left="720" w:hanging="360"/>
        <w:rPr/>
      </w:pPr>
      <w:r w:rsidDel="00000000" w:rsidR="00000000" w:rsidRPr="00000000">
        <w:rPr>
          <w:rtl w:val="0"/>
        </w:rPr>
        <w:t xml:space="preserve">Video Game Metadata Schema (VGMS) – University of Washington GAMER Group </w:t>
      </w:r>
      <w:commentRangeStart w:id="33"/>
      <w:r w:rsidDel="00000000" w:rsidR="00000000" w:rsidRPr="00000000">
        <w:rPr>
          <w:rtl w:val="0"/>
        </w:rPr>
        <w:t xml:space="preserve">(2012–2017)</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61">
      <w:pPr>
        <w:numPr>
          <w:ilvl w:val="0"/>
          <w:numId w:val="12"/>
        </w:numPr>
        <w:spacing w:after="0" w:afterAutospacing="0" w:before="0" w:beforeAutospacing="0"/>
        <w:ind w:left="720" w:hanging="360"/>
        <w:rPr/>
      </w:pPr>
      <w:r w:rsidDel="00000000" w:rsidR="00000000" w:rsidRPr="00000000">
        <w:rPr>
          <w:rtl w:val="0"/>
        </w:rPr>
        <w:t xml:space="preserve">Genre Terms for Tabletop Games (GTTG)</w:t>
      </w:r>
    </w:p>
    <w:p w:rsidR="00000000" w:rsidDel="00000000" w:rsidP="00000000" w:rsidRDefault="00000000" w:rsidRPr="00000000" w14:paraId="00000062">
      <w:pPr>
        <w:numPr>
          <w:ilvl w:val="0"/>
          <w:numId w:val="12"/>
        </w:numPr>
        <w:spacing w:after="0" w:afterAutospacing="0" w:before="0" w:beforeAutospacing="0"/>
        <w:ind w:left="720" w:hanging="360"/>
        <w:rPr/>
      </w:pPr>
      <w:r w:rsidDel="00000000" w:rsidR="00000000" w:rsidRPr="00000000">
        <w:rPr>
          <w:rtl w:val="0"/>
        </w:rPr>
        <w:t xml:space="preserve">CORE16 metadata set including elements such as Title, Platform, Developer, Publisher, Release Date, Genre, Series/Franchise, Region, Language, and Rating, with definitions tailored to the video game domain</w:t>
      </w:r>
    </w:p>
    <w:p w:rsidR="00000000" w:rsidDel="00000000" w:rsidP="00000000" w:rsidRDefault="00000000" w:rsidRPr="00000000" w14:paraId="00000063">
      <w:pPr>
        <w:numPr>
          <w:ilvl w:val="0"/>
          <w:numId w:val="12"/>
        </w:numPr>
        <w:spacing w:after="0" w:afterAutospacing="0" w:before="0" w:beforeAutospacing="0"/>
        <w:ind w:left="720" w:hanging="360"/>
        <w:rPr>
          <w:u w:val="none"/>
        </w:rPr>
      </w:pPr>
      <w:r w:rsidDel="00000000" w:rsidR="00000000" w:rsidRPr="00000000">
        <w:rPr>
          <w:rtl w:val="0"/>
        </w:rPr>
        <w:t xml:space="preserve">Open Game Data 1.0 Schema (Harpstead, Younger, Swanson, Gagnon In Preparation)</w:t>
      </w:r>
    </w:p>
    <w:p w:rsidR="00000000" w:rsidDel="00000000" w:rsidP="00000000" w:rsidRDefault="00000000" w:rsidRPr="00000000" w14:paraId="00000064">
      <w:pPr>
        <w:numPr>
          <w:ilvl w:val="0"/>
          <w:numId w:val="12"/>
        </w:numPr>
        <w:spacing w:after="0" w:afterAutospacing="0" w:before="0" w:beforeAutospacing="0"/>
        <w:ind w:left="720" w:hanging="360"/>
        <w:rPr>
          <w:u w:val="none"/>
        </w:rPr>
      </w:pPr>
      <w:r w:rsidDel="00000000" w:rsidR="00000000" w:rsidRPr="00000000">
        <w:rPr>
          <w:rtl w:val="0"/>
        </w:rPr>
        <w:t xml:space="preserve">Foundry10 Project</w:t>
      </w:r>
    </w:p>
    <w:p w:rsidR="00000000" w:rsidDel="00000000" w:rsidP="00000000" w:rsidRDefault="00000000" w:rsidRPr="00000000" w14:paraId="00000065">
      <w:pPr>
        <w:numPr>
          <w:ilvl w:val="0"/>
          <w:numId w:val="12"/>
        </w:numPr>
        <w:spacing w:after="0" w:afterAutospacing="0" w:before="0" w:beforeAutospacing="0"/>
        <w:ind w:left="720" w:hanging="360"/>
        <w:rPr/>
      </w:pPr>
      <w:r w:rsidDel="00000000" w:rsidR="00000000" w:rsidRPr="00000000">
        <w:rPr>
          <w:rtl w:val="0"/>
        </w:rPr>
        <w:t xml:space="preserve">MobyGames – Crowd-sourced database (1999–present)</w:t>
      </w:r>
    </w:p>
    <w:p w:rsidR="00000000" w:rsidDel="00000000" w:rsidP="00000000" w:rsidRDefault="00000000" w:rsidRPr="00000000" w14:paraId="00000066">
      <w:pPr>
        <w:numPr>
          <w:ilvl w:val="0"/>
          <w:numId w:val="12"/>
        </w:numPr>
        <w:spacing w:after="0" w:afterAutospacing="0" w:before="0" w:beforeAutospacing="0"/>
        <w:ind w:left="720" w:hanging="360"/>
        <w:rPr/>
      </w:pPr>
      <w:r w:rsidDel="00000000" w:rsidR="00000000" w:rsidRPr="00000000">
        <w:rPr>
          <w:rtl w:val="0"/>
        </w:rPr>
        <w:t xml:space="preserve">Steam – Commercial digital game distribution platform</w:t>
      </w:r>
    </w:p>
    <w:p w:rsidR="00000000" w:rsidDel="00000000" w:rsidP="00000000" w:rsidRDefault="00000000" w:rsidRPr="00000000" w14:paraId="00000067">
      <w:pPr>
        <w:numPr>
          <w:ilvl w:val="0"/>
          <w:numId w:val="12"/>
        </w:numPr>
        <w:spacing w:after="0" w:afterAutospacing="0" w:before="0" w:beforeAutospacing="0"/>
        <w:ind w:left="720" w:hanging="360"/>
        <w:rPr/>
      </w:pPr>
      <w:r w:rsidDel="00000000" w:rsidR="00000000" w:rsidRPr="00000000">
        <w:rPr>
          <w:rtl w:val="0"/>
        </w:rPr>
        <w:t xml:space="preserve">Itch.io – Indie game marketplace and tagging system</w:t>
      </w:r>
    </w:p>
    <w:p w:rsidR="00000000" w:rsidDel="00000000" w:rsidP="00000000" w:rsidRDefault="00000000" w:rsidRPr="00000000" w14:paraId="00000068">
      <w:pPr>
        <w:numPr>
          <w:ilvl w:val="0"/>
          <w:numId w:val="12"/>
        </w:numPr>
        <w:spacing w:before="0" w:beforeAutospacing="0"/>
        <w:ind w:left="720" w:hanging="360"/>
        <w:rPr>
          <w:u w:val="none"/>
        </w:rPr>
      </w:pPr>
      <w:r w:rsidDel="00000000" w:rsidR="00000000" w:rsidRPr="00000000">
        <w:rPr>
          <w:rtl w:val="0"/>
        </w:rPr>
        <w:t xml:space="preserve">Relationship modeling work from the University of Washington GAMER Group, including Clarke et al. (2014), which identifies relationships among editions, platforms, series, expansions, downloadable content, adaptations, and influence as central to user-centered game metadata.</w:t>
      </w:r>
    </w:p>
    <w:p w:rsidR="00000000" w:rsidDel="00000000" w:rsidP="00000000" w:rsidRDefault="00000000" w:rsidRPr="00000000" w14:paraId="00000069">
      <w:pPr>
        <w:pStyle w:val="Heading3"/>
        <w:rPr/>
      </w:pPr>
      <w:bookmarkStart w:colFirst="0" w:colLast="0" w:name="_r5qul0xslvug" w:id="21"/>
      <w:bookmarkEnd w:id="21"/>
      <w:commentRangeStart w:id="34"/>
      <w:r w:rsidDel="00000000" w:rsidR="00000000" w:rsidRPr="00000000">
        <w:rPr>
          <w:rtl w:val="0"/>
        </w:rPr>
        <w:t xml:space="preserve">Future Directions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6A">
      <w:pPr>
        <w:numPr>
          <w:ilvl w:val="0"/>
          <w:numId w:val="12"/>
        </w:numPr>
        <w:spacing w:after="0" w:afterAutospacing="0"/>
        <w:ind w:left="720" w:hanging="360"/>
        <w:rPr/>
      </w:pPr>
      <w:r w:rsidDel="00000000" w:rsidR="00000000" w:rsidRPr="00000000">
        <w:rPr>
          <w:rtl w:val="0"/>
        </w:rPr>
        <w:t xml:space="preserve">Development of game-specific genre/form vocabularies</w:t>
      </w:r>
    </w:p>
    <w:p w:rsidR="00000000" w:rsidDel="00000000" w:rsidP="00000000" w:rsidRDefault="00000000" w:rsidRPr="00000000" w14:paraId="0000006B">
      <w:pPr>
        <w:numPr>
          <w:ilvl w:val="0"/>
          <w:numId w:val="12"/>
        </w:numPr>
        <w:spacing w:after="0" w:afterAutospacing="0" w:before="0" w:beforeAutospacing="0"/>
        <w:ind w:left="720" w:hanging="360"/>
        <w:rPr/>
      </w:pPr>
      <w:r w:rsidDel="00000000" w:rsidR="00000000" w:rsidRPr="00000000">
        <w:rPr>
          <w:rtl w:val="0"/>
        </w:rPr>
        <w:t xml:space="preserve">Vocabularies to describe game content, mechanics and features</w:t>
      </w:r>
    </w:p>
    <w:p w:rsidR="00000000" w:rsidDel="00000000" w:rsidP="00000000" w:rsidRDefault="00000000" w:rsidRPr="00000000" w14:paraId="0000006C">
      <w:pPr>
        <w:numPr>
          <w:ilvl w:val="0"/>
          <w:numId w:val="12"/>
        </w:numPr>
        <w:spacing w:after="0" w:afterAutospacing="0" w:before="0" w:beforeAutospacing="0"/>
        <w:ind w:left="720" w:hanging="360"/>
        <w:rPr/>
      </w:pPr>
      <w:commentRangeStart w:id="35"/>
      <w:r w:rsidDel="00000000" w:rsidR="00000000" w:rsidRPr="00000000">
        <w:rPr>
          <w:rtl w:val="0"/>
        </w:rPr>
        <w:t xml:space="preserve">Clear, authoritative policies for preferred titles and authorship of games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6D">
      <w:pPr>
        <w:numPr>
          <w:ilvl w:val="0"/>
          <w:numId w:val="12"/>
        </w:numPr>
        <w:spacing w:after="0" w:afterAutospacing="0" w:before="0" w:beforeAutospacing="0"/>
        <w:ind w:left="720" w:hanging="360"/>
        <w:rPr/>
      </w:pPr>
      <w:r w:rsidDel="00000000" w:rsidR="00000000" w:rsidRPr="00000000">
        <w:rPr>
          <w:rtl w:val="0"/>
        </w:rPr>
        <w:t xml:space="preserve">Development of systematic metadata for game platforms, releases, versions, patches and DLC</w:t>
      </w:r>
    </w:p>
    <w:p w:rsidR="00000000" w:rsidDel="00000000" w:rsidP="00000000" w:rsidRDefault="00000000" w:rsidRPr="00000000" w14:paraId="0000006E">
      <w:pPr>
        <w:numPr>
          <w:ilvl w:val="0"/>
          <w:numId w:val="12"/>
        </w:numPr>
        <w:spacing w:after="0" w:afterAutospacing="0" w:before="0" w:beforeAutospacing="0"/>
        <w:ind w:left="720" w:hanging="360"/>
        <w:rPr/>
      </w:pPr>
      <w:commentRangeStart w:id="36"/>
      <w:commentRangeStart w:id="37"/>
      <w:commentRangeStart w:id="38"/>
      <w:commentRangeStart w:id="39"/>
      <w:r w:rsidDel="00000000" w:rsidR="00000000" w:rsidRPr="00000000">
        <w:rPr>
          <w:rtl w:val="0"/>
        </w:rPr>
        <w:t xml:space="preserve">Recognition of video games as a distinct class of cultural and research materials</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6F">
      <w:pPr>
        <w:numPr>
          <w:ilvl w:val="0"/>
          <w:numId w:val="12"/>
        </w:numPr>
        <w:spacing w:after="0" w:afterAutospacing="0" w:before="0" w:beforeAutospacing="0"/>
        <w:ind w:left="720" w:hanging="360"/>
        <w:rPr/>
      </w:pPr>
      <w:r w:rsidDel="00000000" w:rsidR="00000000" w:rsidRPr="00000000">
        <w:rPr>
          <w:rtl w:val="0"/>
        </w:rPr>
        <w:t xml:space="preserve">Structural reform rather than incremental rule patching</w:t>
      </w:r>
    </w:p>
    <w:p w:rsidR="00000000" w:rsidDel="00000000" w:rsidP="00000000" w:rsidRDefault="00000000" w:rsidRPr="00000000" w14:paraId="00000070">
      <w:pPr>
        <w:numPr>
          <w:ilvl w:val="0"/>
          <w:numId w:val="12"/>
        </w:numPr>
        <w:spacing w:after="0" w:afterAutospacing="0" w:before="0" w:beforeAutospacing="0"/>
        <w:ind w:left="720" w:hanging="360"/>
        <w:rPr/>
      </w:pPr>
      <w:r w:rsidDel="00000000" w:rsidR="00000000" w:rsidRPr="00000000">
        <w:rPr>
          <w:rtl w:val="0"/>
        </w:rPr>
        <w:t xml:space="preserve">Development of systematic relational metadata for game platforms, editions, releases, regional variants, versions, patches, downloadable content, expansions, adaptations, spin-offs, and franchise relationships.</w:t>
      </w:r>
    </w:p>
    <w:p w:rsidR="00000000" w:rsidDel="00000000" w:rsidP="00000000" w:rsidRDefault="00000000" w:rsidRPr="00000000" w14:paraId="00000071">
      <w:pPr>
        <w:numPr>
          <w:ilvl w:val="0"/>
          <w:numId w:val="12"/>
        </w:numPr>
        <w:spacing w:after="0" w:afterAutospacing="0" w:before="0" w:beforeAutospacing="0"/>
        <w:ind w:left="720" w:hanging="360"/>
        <w:rPr/>
      </w:pPr>
      <w:r w:rsidDel="00000000" w:rsidR="00000000" w:rsidRPr="00000000">
        <w:rPr>
          <w:rtl w:val="0"/>
        </w:rPr>
        <w:t xml:space="preserve">Standards for cataloging not only the major releases of a game, but all the artifacts created during their development, such as prototypes and design documents </w:t>
      </w:r>
      <w:hyperlink r:id="rId23">
        <w:r w:rsidDel="00000000" w:rsidR="00000000" w:rsidRPr="00000000">
          <w:rPr>
            <w:rtl w:val="0"/>
          </w:rPr>
          <w:t xml:space="preserve">(Lee et al., 2020)</w:t>
        </w:r>
      </w:hyperlink>
      <w:r w:rsidDel="00000000" w:rsidR="00000000" w:rsidRPr="00000000">
        <w:rPr>
          <w:rtl w:val="0"/>
        </w:rPr>
        <w:t xml:space="preserve">.</w:t>
      </w:r>
    </w:p>
    <w:p w:rsidR="00000000" w:rsidDel="00000000" w:rsidP="00000000" w:rsidRDefault="00000000" w:rsidRPr="00000000" w14:paraId="00000072">
      <w:pPr>
        <w:numPr>
          <w:ilvl w:val="0"/>
          <w:numId w:val="12"/>
        </w:numPr>
        <w:spacing w:after="240" w:before="0" w:beforeAutospacing="0" w:lineRule="auto"/>
        <w:ind w:left="720" w:hanging="360"/>
        <w:rPr/>
      </w:pPr>
      <w:r w:rsidDel="00000000" w:rsidR="00000000" w:rsidRPr="00000000">
        <w:rPr>
          <w:rtl w:val="0"/>
        </w:rPr>
        <w:t xml:space="preserve">McDonald et al. (2021) present a large, multi-institutional research study examining how video game development artifacts, such as design documents, source code, test builds, marketing materials, and internal communications, are created, organized, maintained, and accessed. The article argues that preserving video game history requires moving beyond cataloging finished games to systematically organizing the process materials that document how games are made. Drawing on interviews and collection analysis, the authors develop a taxonomy of game development artifacts and propose best practices for creators, archivists, and libraries.</w:t>
      </w:r>
      <w:r w:rsidDel="00000000" w:rsidR="00000000" w:rsidRPr="00000000">
        <w:rPr>
          <w:rtl w:val="0"/>
        </w:rPr>
      </w:r>
    </w:p>
    <w:p w:rsidR="00000000" w:rsidDel="00000000" w:rsidP="00000000" w:rsidRDefault="00000000" w:rsidRPr="00000000" w14:paraId="00000073">
      <w:pPr>
        <w:pStyle w:val="Heading2"/>
        <w:rPr/>
      </w:pPr>
      <w:bookmarkStart w:colFirst="0" w:colLast="0" w:name="_5xx2rv8q2rf9" w:id="22"/>
      <w:bookmarkEnd w:id="22"/>
      <w:commentRangeStart w:id="40"/>
      <w:commentRangeStart w:id="41"/>
      <w:r w:rsidDel="00000000" w:rsidR="00000000" w:rsidRPr="00000000">
        <w:rPr>
          <w:rtl w:val="0"/>
        </w:rPr>
        <w:t xml:space="preserve">Purposes</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t xml:space="preserve"> for Games Collections and Services</w:t>
      </w:r>
    </w:p>
    <w:p w:rsidR="00000000" w:rsidDel="00000000" w:rsidP="00000000" w:rsidRDefault="00000000" w:rsidRPr="00000000" w14:paraId="00000074">
      <w:pPr>
        <w:pStyle w:val="Heading3"/>
        <w:rPr/>
      </w:pPr>
      <w:bookmarkStart w:colFirst="0" w:colLast="0" w:name="_3a0vfk6xpkqd" w:id="23"/>
      <w:bookmarkEnd w:id="23"/>
      <w:r w:rsidDel="00000000" w:rsidR="00000000" w:rsidRPr="00000000">
        <w:rPr>
          <w:rtl w:val="0"/>
        </w:rPr>
        <w:t xml:space="preserve">Using Games to Teach Library Facilities, Services, and Information Literacy</w:t>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A substantial body of library and information science literature documents the persistent challenges students face in understanding library spaces, services, and information literacy concepts. These challenges are often described in terms of library anxiety, limited time for instruction, and uneven student engagement with traditional lecture-based orientations </w:t>
      </w:r>
      <w:hyperlink r:id="rId24">
        <w:r w:rsidDel="00000000" w:rsidR="00000000" w:rsidRPr="00000000">
          <w:rPr>
            <w:rtl w:val="0"/>
          </w:rPr>
          <w:t xml:space="preserve">(Ariya et al., 2025; Capdarest-Arest et al., 2019; Sureephong et al., 2024)</w:t>
        </w:r>
      </w:hyperlink>
      <w:r w:rsidDel="00000000" w:rsidR="00000000" w:rsidRPr="00000000">
        <w:rPr>
          <w:rtl w:val="0"/>
        </w:rPr>
        <w:t xml:space="preserve">. In response, librarians have increasingly explored game-based approaches as pedagogical tools for introducing students to library environments and practices. Across this literature, games are framed not only as novelty interventions but as structured learning activities that leverage interaction, exploration, and social play to reduce anxiety, increase familiarity, and support information literacy learning.</w:t>
      </w:r>
    </w:p>
    <w:p w:rsidR="00000000" w:rsidDel="00000000" w:rsidP="00000000" w:rsidRDefault="00000000" w:rsidRPr="00000000" w14:paraId="00000076">
      <w:pPr>
        <w:pStyle w:val="Heading4"/>
        <w:rPr/>
      </w:pPr>
      <w:bookmarkStart w:colFirst="0" w:colLast="0" w:name="_sz2ey8knu5m8" w:id="24"/>
      <w:bookmarkEnd w:id="24"/>
      <w:r w:rsidDel="00000000" w:rsidR="00000000" w:rsidRPr="00000000">
        <w:rPr>
          <w:rtl w:val="0"/>
        </w:rPr>
        <w:t xml:space="preserve">Games for Library Orientation and Spatial Literacy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Several recent studies focus specifically on the use of games to teach students how to navigate library facilities and become aware of available services. Chen et al. </w:t>
      </w:r>
      <w:hyperlink r:id="rId25">
        <w:r w:rsidDel="00000000" w:rsidR="00000000" w:rsidRPr="00000000">
          <w:rPr>
            <w:rtl w:val="0"/>
          </w:rPr>
          <w:t xml:space="preserve">(2024)</w:t>
        </w:r>
      </w:hyperlink>
      <w:r w:rsidDel="00000000" w:rsidR="00000000" w:rsidRPr="00000000">
        <w:rPr>
          <w:rtl w:val="0"/>
        </w:rPr>
        <w:t xml:space="preserve"> </w:t>
      </w:r>
      <w:r w:rsidDel="00000000" w:rsidR="00000000" w:rsidRPr="00000000">
        <w:rPr>
          <w:rtl w:val="0"/>
        </w:rPr>
        <w:t xml:space="preserve">examine an augmented reality (AR) navigation game implemented in a large academic library. Their study combines AR technology with gamification elements such as points, rewards, and goal-based challenges. Findings indicate that participants reported significantly higher enjoyment, increased self-efficacy in navigation tasks, and reduced navigation-related anxiety compared to non-gamified approaches. The authors argue that the integration of spatial exploration with game mechanics transforms what is often a stressful or overwhelming experience into one that supports confidence-building and curiosity-driven learning.</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Jedlicka and Eaton </w:t>
      </w:r>
      <w:hyperlink r:id="rId26">
        <w:r w:rsidDel="00000000" w:rsidR="00000000" w:rsidRPr="00000000">
          <w:rPr>
            <w:rtl w:val="0"/>
          </w:rPr>
          <w:t xml:space="preserve">(Jedlicka &amp; Eaton, 2024)</w:t>
        </w:r>
      </w:hyperlink>
      <w:r w:rsidDel="00000000" w:rsidR="00000000" w:rsidRPr="00000000">
        <w:rPr>
          <w:rtl w:val="0"/>
        </w:rPr>
        <w:t xml:space="preserve"> </w:t>
      </w:r>
      <w:r w:rsidDel="00000000" w:rsidR="00000000" w:rsidRPr="00000000">
        <w:rPr>
          <w:rtl w:val="0"/>
        </w:rPr>
        <w:t xml:space="preserve">similarly address library anxiety and spatial awareness through a mobile, browser-based AR scavenger hunt developed at Kingsborough Community College Library (CUNY). Their open-source design emphasized accessibility and ease of deployment, allowing students to explore library spaces, services, and points of access through guided challenges. Assessment results showed that students found the activity engaging and that it increased awareness of underutilized locations and services. However, the authors report a critical implementation finding: participation and completion rates were low when the game was offered as a voluntary, standalone activity. When embedded within course-linked library instruction sessions, completion rates rose to near universal levels. This result underscores a recurring theme in the literature—that games are most effective when integrated into curricular or instructional contexts rather than positioned as optional add-ons.</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Analog game designs have also been shown to effectively support orientation and service awareness, particularly in contexts with limited time or staffing. Based on lessons learned facilitating an Alternate Reality Game </w:t>
      </w:r>
      <w:hyperlink r:id="rId27">
        <w:r w:rsidDel="00000000" w:rsidR="00000000" w:rsidRPr="00000000">
          <w:rPr>
            <w:rtl w:val="0"/>
          </w:rPr>
          <w:t xml:space="preserve">(Giles, 2015)</w:t>
        </w:r>
      </w:hyperlink>
      <w:r w:rsidDel="00000000" w:rsidR="00000000" w:rsidRPr="00000000">
        <w:rPr>
          <w:rtl w:val="0"/>
        </w:rPr>
        <w:t xml:space="preserve"> with similar goals but a different format, </w:t>
      </w:r>
      <w:r w:rsidDel="00000000" w:rsidR="00000000" w:rsidRPr="00000000">
        <w:rPr>
          <w:rtl w:val="0"/>
        </w:rPr>
        <w:t xml:space="preserve">Giles et al. </w:t>
      </w:r>
      <w:hyperlink r:id="rId28">
        <w:r w:rsidDel="00000000" w:rsidR="00000000" w:rsidRPr="00000000">
          <w:rPr>
            <w:rtl w:val="0"/>
          </w:rPr>
          <w:t xml:space="preserve">(2019)</w:t>
        </w:r>
      </w:hyperlink>
      <w:r w:rsidDel="00000000" w:rsidR="00000000" w:rsidRPr="00000000">
        <w:rPr>
          <w:rtl w:val="0"/>
        </w:rPr>
        <w:t xml:space="preserve"> </w:t>
      </w:r>
      <w:r w:rsidDel="00000000" w:rsidR="00000000" w:rsidRPr="00000000">
        <w:rPr>
          <w:rtl w:val="0"/>
        </w:rPr>
        <w:t xml:space="preserve">describe the development and assessment of a low-cost, Apples to Apples–style card game used during transfer student orientation at James Madison University Libraries. Designed to replace a lecture-based session, the game emphasized small-group interaction, humor, and peer discussion. Survey data demonstrated overwhelmingly positive responses: more than 90 percent of participants reported that the game was both enjoyable and helpful, and a majority indicated that it increased their comfort level with library spaces. The authors argue that analog, social games are particularly well suited to orientation contexts because they simultaneously convey practical information and foster a sense of belonging, especially for students who may not otherwise attend traditional orientations.</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Other studies explore more experimental game formats while also highlighting practical constraints. Watson et al. (2024) present a tabletop roleplaying game proof of concept designed to teach navigation and services at the J.D. Williams Library at the University of Mississippi. While the project generated interest among librarians and demonstrated conceptual promise, the authors report that the development effort required significant time and labor and ultimately had to be dramatically scaled back. The game was never released to a public audience. This case illustrates an all-to-common counterpoint within the literature: while immersive and narrative-rich game designs can align well with learning objectives, their sustainability depends heavily on institutional capacity, development resources, staff time and staff artistry.</w:t>
      </w:r>
    </w:p>
    <w:p w:rsidR="00000000" w:rsidDel="00000000" w:rsidP="00000000" w:rsidRDefault="00000000" w:rsidRPr="00000000" w14:paraId="0000007E">
      <w:pPr>
        <w:pStyle w:val="Heading4"/>
        <w:rPr/>
      </w:pPr>
      <w:bookmarkStart w:colFirst="0" w:colLast="0" w:name="_ey7v6bis58dh" w:id="25"/>
      <w:bookmarkEnd w:id="25"/>
      <w:r w:rsidDel="00000000" w:rsidR="00000000" w:rsidRPr="00000000">
        <w:rPr>
          <w:rtl w:val="0"/>
        </w:rPr>
        <w:t xml:space="preserve">Information Literacy Instruction</w:t>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Beyond orientation and spatial literacy, games have also been widely used to teach information literacy concepts such as plagiarism, citation practices, and academic integrity. Horban and Skachenko </w:t>
      </w:r>
      <w:hyperlink r:id="rId29">
        <w:r w:rsidDel="00000000" w:rsidR="00000000" w:rsidRPr="00000000">
          <w:rPr>
            <w:rtl w:val="0"/>
          </w:rPr>
          <w:t xml:space="preserve">(Horban &amp; Skachenko, 2019)</w:t>
        </w:r>
      </w:hyperlink>
      <w:r w:rsidDel="00000000" w:rsidR="00000000" w:rsidRPr="00000000">
        <w:rPr>
          <w:rtl w:val="0"/>
        </w:rPr>
        <w:t xml:space="preserve"> </w:t>
      </w:r>
      <w:r w:rsidDel="00000000" w:rsidR="00000000" w:rsidRPr="00000000">
        <w:rPr>
          <w:rtl w:val="0"/>
        </w:rPr>
        <w:t xml:space="preserve">provide a comparative review of twelve digital games developed by academic libraries for information literacy instruction. Focusing on plagiarism prevention, they identify common design features across successful implementations, including clear goals, immediate feedback, and progressively increasing challenges. Across the reviewed cases, the authors report broadly positive instructional outcomes, suggesting that game-based approaches can effectively support conceptual understanding when aligned with well-defined learning objectives.</w:t>
      </w:r>
    </w:p>
    <w:p w:rsidR="00000000" w:rsidDel="00000000" w:rsidP="00000000" w:rsidRDefault="00000000" w:rsidRPr="00000000" w14:paraId="00000080">
      <w:pPr>
        <w:ind w:left="0" w:firstLine="0"/>
        <w:rPr/>
      </w:pPr>
      <w:r w:rsidDel="00000000" w:rsidR="00000000" w:rsidRPr="00000000">
        <w:rPr>
          <w:rtl w:val="0"/>
        </w:rPr>
        <w:t xml:space="preserve">This finding is consistent with earlier and parallel work examining the relationship between library use and information literacy development. Studies by Brown and Kasper </w:t>
      </w:r>
      <w:hyperlink r:id="rId30">
        <w:r w:rsidDel="00000000" w:rsidR="00000000" w:rsidRPr="00000000">
          <w:rPr>
            <w:rtl w:val="0"/>
          </w:rPr>
          <w:t xml:space="preserve">(2013)</w:t>
        </w:r>
      </w:hyperlink>
      <w:r w:rsidDel="00000000" w:rsidR="00000000" w:rsidRPr="00000000">
        <w:rPr>
          <w:rtl w:val="0"/>
        </w:rPr>
        <w:t xml:space="preserve">, Capdarest-Arest et al. </w:t>
      </w:r>
      <w:hyperlink r:id="rId31">
        <w:r w:rsidDel="00000000" w:rsidR="00000000" w:rsidRPr="00000000">
          <w:rPr>
            <w:rtl w:val="0"/>
          </w:rPr>
          <w:t xml:space="preserve">(2019)</w:t>
        </w:r>
      </w:hyperlink>
      <w:r w:rsidDel="00000000" w:rsidR="00000000" w:rsidRPr="00000000">
        <w:rPr>
          <w:rtl w:val="0"/>
        </w:rPr>
        <w:t xml:space="preserve">, Burgess and Wallace </w:t>
      </w:r>
      <w:hyperlink r:id="rId32">
        <w:r w:rsidDel="00000000" w:rsidR="00000000" w:rsidRPr="00000000">
          <w:rPr>
            <w:rtl w:val="0"/>
          </w:rPr>
          <w:t xml:space="preserve">(Burgess &amp; Wallace, 2021)</w:t>
        </w:r>
      </w:hyperlink>
      <w:r w:rsidDel="00000000" w:rsidR="00000000" w:rsidRPr="00000000">
        <w:rPr>
          <w:rtl w:val="0"/>
        </w:rPr>
        <w:t xml:space="preserve">, Abrams and Van Eck </w:t>
      </w:r>
      <w:hyperlink r:id="rId33">
        <w:r w:rsidDel="00000000" w:rsidR="00000000" w:rsidRPr="00000000">
          <w:rPr>
            <w:rtl w:val="0"/>
          </w:rPr>
          <w:t xml:space="preserve">(Abrams &amp; Van Eck, 2021)</w:t>
        </w:r>
      </w:hyperlink>
      <w:r w:rsidDel="00000000" w:rsidR="00000000" w:rsidRPr="00000000">
        <w:rPr>
          <w:rtl w:val="0"/>
        </w:rPr>
        <w:t xml:space="preserve">, and Adams </w:t>
      </w:r>
      <w:hyperlink r:id="rId34">
        <w:r w:rsidDel="00000000" w:rsidR="00000000" w:rsidRPr="00000000">
          <w:rPr>
            <w:rtl w:val="0"/>
          </w:rPr>
          <w:t xml:space="preserve">(Adams, 2009)</w:t>
        </w:r>
      </w:hyperlink>
      <w:r w:rsidDel="00000000" w:rsidR="00000000" w:rsidRPr="00000000">
        <w:rPr>
          <w:rtl w:val="0"/>
        </w:rPr>
        <w:t xml:space="preserve"> </w:t>
      </w:r>
      <w:r w:rsidDel="00000000" w:rsidR="00000000" w:rsidRPr="00000000">
        <w:rPr>
          <w:rtl w:val="0"/>
        </w:rPr>
        <w:t xml:space="preserve">collectively demonstrate that students’ familiarity with library services and spaces is strongly associated with improved confidence and competence in information-seeking behaviors. Game-based interventions are a mechanism through which libraries can accelerate library familiarity by creating playful, low-risk opportunities for exploration and practice.</w:t>
      </w:r>
    </w:p>
    <w:p w:rsidR="00000000" w:rsidDel="00000000" w:rsidP="00000000" w:rsidRDefault="00000000" w:rsidRPr="00000000" w14:paraId="00000081">
      <w:pPr>
        <w:ind w:left="0" w:firstLine="0"/>
        <w:rPr/>
      </w:pPr>
      <w:r w:rsidDel="00000000" w:rsidR="00000000" w:rsidRPr="00000000">
        <w:rPr>
          <w:rtl w:val="0"/>
        </w:rPr>
        <w:t xml:space="preserve">Cho et al. </w:t>
      </w:r>
      <w:hyperlink r:id="rId35">
        <w:r w:rsidDel="00000000" w:rsidR="00000000" w:rsidRPr="00000000">
          <w:rPr>
            <w:rtl w:val="0"/>
          </w:rPr>
          <w:t xml:space="preserve">(2023)</w:t>
        </w:r>
      </w:hyperlink>
      <w:r w:rsidDel="00000000" w:rsidR="00000000" w:rsidRPr="00000000">
        <w:rPr>
          <w:rtl w:val="0"/>
        </w:rPr>
        <w:t xml:space="preserve"> </w:t>
      </w:r>
      <w:r w:rsidDel="00000000" w:rsidR="00000000" w:rsidRPr="00000000">
        <w:rPr>
          <w:rtl w:val="0"/>
        </w:rPr>
        <w:t xml:space="preserve">extend the literature on game-based information literacy by showing how library games can cultivate epistemic resilience, not merely source-evaluation skills. Their public-library escape room placed participants inside a fictional misinformation scenario involving misleading headlines, manipulated charts, deepfakes, bots, and social media sharing. The most important design feature was not simply the puzzle structure, but the combination of immersive play, collaborative problem-solving, and a librarian-led debrief that helped participants reflect on vulnerability, confirmation bias, and the consequences of sharing misinformation. In this sense, the program reframes information literacy as a civic and social practice: patrons do not simply learn how to identify misinformation, but rehearse how to think, pause, revise, and recover in an unstable information environment.</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3"/>
        <w:rPr/>
      </w:pPr>
      <w:bookmarkStart w:colFirst="0" w:colLast="0" w:name="_do1pnm8oid78" w:id="26"/>
      <w:bookmarkEnd w:id="26"/>
      <w:commentRangeStart w:id="42"/>
      <w:commentRangeStart w:id="43"/>
      <w:r w:rsidDel="00000000" w:rsidR="00000000" w:rsidRPr="00000000">
        <w:rPr>
          <w:rtl w:val="0"/>
        </w:rPr>
        <w:t xml:space="preserve">Games Supporting Libraries as a Public Commons</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Games and play have long been understood as central to social life, learning, and community formation rather than as peripheral or purely recreational activities. Classic cultural theory positions play as a foundational mode through which societies generate meaning, norms, and shared practices. Huizinga’s Homo Ludens </w:t>
      </w:r>
      <w:hyperlink r:id="rId36">
        <w:r w:rsidDel="00000000" w:rsidR="00000000" w:rsidRPr="00000000">
          <w:rPr>
            <w:rtl w:val="0"/>
          </w:rPr>
          <w:t xml:space="preserve">(1950)</w:t>
        </w:r>
      </w:hyperlink>
      <w:r w:rsidDel="00000000" w:rsidR="00000000" w:rsidRPr="00000000">
        <w:rPr>
          <w:rtl w:val="0"/>
        </w:rPr>
        <w:t xml:space="preserve"> argues that play precedes culture and underwrites the development of law, art, and civic ritual, while Putnam </w:t>
      </w:r>
      <w:hyperlink r:id="rId37">
        <w:r w:rsidDel="00000000" w:rsidR="00000000" w:rsidRPr="00000000">
          <w:rPr>
            <w:rtl w:val="0"/>
          </w:rPr>
          <w:t xml:space="preserve">(2000)</w:t>
        </w:r>
      </w:hyperlink>
      <w:r w:rsidDel="00000000" w:rsidR="00000000" w:rsidRPr="00000000">
        <w:rPr>
          <w:rtl w:val="0"/>
        </w:rPr>
        <w:t xml:space="preserve"> later demonstrates that shared social activities are critical to the formation of social capital. Within libraries, game-based programming extends this lineage by offering structured yet voluntary forms of participation that encourage interaction, cooperation, and informal learning across age groups in a shared public context. Danilovic and de Voogt (2021) argue that many “classic” board games are unusually portable across cultures because their formal rules can be shared independently of specific cultural meanings. This may help explain the enduring popularity of games such as chess, checkers, and mancala in library settings, where patrons from different backgrounds can participate through a common rule system.</w:t>
      </w:r>
    </w:p>
    <w:p w:rsidR="00000000" w:rsidDel="00000000" w:rsidP="00000000" w:rsidRDefault="00000000" w:rsidRPr="00000000" w14:paraId="00000086">
      <w:pPr>
        <w:spacing w:after="240" w:before="240" w:lineRule="auto"/>
        <w:ind w:left="0" w:firstLine="0"/>
        <w:rPr/>
      </w:pPr>
      <w:r w:rsidDel="00000000" w:rsidR="00000000" w:rsidRPr="00000000">
        <w:rPr>
          <w:rtl w:val="0"/>
        </w:rPr>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One way to describe this affordance of libraries is through taking up the notion of libraries as “third places,” social environments distinct from home and work that support belonging, civic life, and informal association </w:t>
      </w:r>
      <w:hyperlink r:id="rId38">
        <w:r w:rsidDel="00000000" w:rsidR="00000000" w:rsidRPr="00000000">
          <w:rPr>
            <w:rtl w:val="0"/>
          </w:rPr>
          <w:t xml:space="preserve">(Oldenburg, 1989)</w:t>
        </w:r>
      </w:hyperlink>
      <w:r w:rsidDel="00000000" w:rsidR="00000000" w:rsidRPr="00000000">
        <w:rPr>
          <w:rtl w:val="0"/>
        </w:rPr>
        <w:t xml:space="preserve">. Empirical studies of libraries reinforce this framing, showing that they function as inclusive community anchors where intergenerational interaction is not only possible but routine </w:t>
      </w:r>
      <w:hyperlink r:id="rId39">
        <w:r w:rsidDel="00000000" w:rsidR="00000000" w:rsidRPr="00000000">
          <w:rPr>
            <w:rtl w:val="0"/>
          </w:rPr>
          <w:t xml:space="preserve">(Fisher et al., 2016)</w:t>
        </w:r>
      </w:hyperlink>
      <w:r w:rsidDel="00000000" w:rsidR="00000000" w:rsidRPr="00000000">
        <w:rPr>
          <w:rtl w:val="0"/>
        </w:rPr>
        <w:t xml:space="preserve">. Game-based programming intensifies this role by creating reasons for people to gather, remain, and interact over time. Through play, libraries are a space for cultivating shared experiences that strengthen a sense of place, reinforcing their role as a public commons rather than transactional service points. This argument is reinforced by Wyatt and Leorke </w:t>
      </w:r>
      <w:hyperlink r:id="rId40">
        <w:r w:rsidDel="00000000" w:rsidR="00000000" w:rsidRPr="00000000">
          <w:rPr>
            <w:rtl w:val="0"/>
          </w:rPr>
          <w:t xml:space="preserve">(2024)</w:t>
        </w:r>
      </w:hyperlink>
      <w:r w:rsidDel="00000000" w:rsidR="00000000" w:rsidRPr="00000000">
        <w:rPr>
          <w:rtl w:val="0"/>
        </w:rPr>
        <w:t xml:space="preserve">, who extend third-place theory to describe contemporary public libraries as active public commons. Drawing on observational and programmatic evidence, they show how game-based activities support co-presence, informal interaction, and civic belonging across generations. Rather than supplementing information services, play becomes a core mechanism for sustaining democratic social life in a community. Within this public context, Nicholson </w:t>
      </w:r>
      <w:hyperlink r:id="rId41">
        <w:r w:rsidDel="00000000" w:rsidR="00000000" w:rsidRPr="00000000">
          <w:rPr>
            <w:rtl w:val="0"/>
          </w:rPr>
          <w:t xml:space="preserve">(2010)</w:t>
        </w:r>
      </w:hyperlink>
      <w:r w:rsidDel="00000000" w:rsidR="00000000" w:rsidRPr="00000000">
        <w:rPr>
          <w:rtl w:val="0"/>
        </w:rPr>
        <w:t xml:space="preserve"> </w:t>
      </w:r>
      <w:r w:rsidDel="00000000" w:rsidR="00000000" w:rsidRPr="00000000">
        <w:rPr>
          <w:rtl w:val="0"/>
        </w:rPr>
        <w:t xml:space="preserve">argues that games should be understood not primarily as media objects but as </w:t>
      </w:r>
      <w:r w:rsidDel="00000000" w:rsidR="00000000" w:rsidRPr="00000000">
        <w:rPr>
          <w:rtl w:val="0"/>
        </w:rPr>
        <w:t xml:space="preserve">designed social experiences </w:t>
      </w:r>
      <w:r w:rsidDel="00000000" w:rsidR="00000000" w:rsidRPr="00000000">
        <w:rPr>
          <w:rtl w:val="0"/>
        </w:rPr>
        <w:t xml:space="preserve">that can be intentionally aligned with library goals such as inclusion and community building. </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Libraries as a public space, a context for encountering others outside of one’s own curate private.</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Games also intersect with the library’s long-standing mission to address inequities in access, particularly in relation to technology and digital participation. Libraries increasingly function as mediators of the digital divide by providing not only access to devices and the internet but also l</w:t>
      </w:r>
      <w:commentRangeStart w:id="44"/>
      <w:commentRangeStart w:id="45"/>
      <w:r w:rsidDel="00000000" w:rsidR="00000000" w:rsidRPr="00000000">
        <w:rPr>
          <w:rtl w:val="0"/>
        </w:rPr>
        <w:t xml:space="preserve">ibrarian led support in using those resources</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t xml:space="preserve"> </w:t>
      </w:r>
      <w:hyperlink r:id="rId42">
        <w:r w:rsidDel="00000000" w:rsidR="00000000" w:rsidRPr="00000000">
          <w:rPr>
            <w:rtl w:val="0"/>
          </w:rPr>
          <w:t xml:space="preserve">(Jaeger et al., 2012)</w:t>
        </w:r>
      </w:hyperlink>
      <w:r w:rsidDel="00000000" w:rsidR="00000000" w:rsidRPr="00000000">
        <w:rPr>
          <w:rtl w:val="0"/>
        </w:rPr>
        <w:t xml:space="preserve">. Game-based programs can serve as low-stakes entry points into digital literacy, computational thinking, and media fluency, especially when participation is scaffolded by librarians rather than left to market-driven platforms that require payment for access. At the same time, the literature is clear that game-based programming is not inherently equitable. Games are cultural artifacts embedded within broader social structures, and participation patterns often reproduce existing inequalities. Farmer’s </w:t>
      </w:r>
      <w:hyperlink r:id="rId43">
        <w:r w:rsidDel="00000000" w:rsidR="00000000" w:rsidRPr="00000000">
          <w:rPr>
            <w:rtl w:val="0"/>
          </w:rPr>
          <w:t xml:space="preserve">(2011)</w:t>
        </w:r>
      </w:hyperlink>
      <w:r w:rsidDel="00000000" w:rsidR="00000000" w:rsidRPr="00000000">
        <w:rPr>
          <w:rtl w:val="0"/>
        </w:rPr>
        <w:t xml:space="preserve"> review of research across education, gender studies, and the game industry demonstrates persistent gender-based participation gaps, with girls playing less frequently, for shorter durations, and disengaging more readily after negative early experiences. Farmer argues that libraries have an ethical responsibility to intervene, not by simply offering access, but by curating diverse game genres, designing inclusive programs, and actively scaffolding participation. Equity, in this account, is produced through intentional design and facilitation.</w:t>
      </w:r>
    </w:p>
    <w:p w:rsidR="00000000" w:rsidDel="00000000" w:rsidP="00000000" w:rsidRDefault="00000000" w:rsidRPr="00000000" w14:paraId="0000008A">
      <w:pPr>
        <w:spacing w:after="240" w:before="240" w:lineRule="auto"/>
        <w:rPr/>
      </w:pPr>
      <w:r w:rsidDel="00000000" w:rsidR="00000000" w:rsidRPr="00000000">
        <w:rPr>
          <w:rtl w:val="0"/>
        </w:rPr>
        <w:t xml:space="preserve">Contemporary library scholarship increasingly frames libraries not merely as repositories of information but as </w:t>
      </w:r>
      <w:r w:rsidDel="00000000" w:rsidR="00000000" w:rsidRPr="00000000">
        <w:rPr>
          <w:rtl w:val="0"/>
        </w:rPr>
        <w:t xml:space="preserve">active learning environments</w:t>
      </w:r>
      <w:r w:rsidDel="00000000" w:rsidR="00000000" w:rsidRPr="00000000">
        <w:rPr>
          <w:rtl w:val="0"/>
        </w:rPr>
        <w:t xml:space="preserve"> that support knowledge creation. The Association of College and Research Libraries articulates this shift clearly in </w:t>
      </w:r>
      <w:r w:rsidDel="00000000" w:rsidR="00000000" w:rsidRPr="00000000">
        <w:rPr>
          <w:i w:val="1"/>
          <w:iCs w:val="1"/>
          <w:rtl w:val="0"/>
        </w:rPr>
        <w:t xml:space="preserve">The Value of Academic Libraries</w:t>
      </w:r>
      <w:r w:rsidDel="00000000" w:rsidR="00000000" w:rsidRPr="00000000">
        <w:rPr>
          <w:rtl w:val="0"/>
        </w:rPr>
        <w:t xml:space="preserve"> and related framework documents which define information literacy as engagement in the “discovery of information in all formats” and emphasize environments that foster “collaborative learning and the creation of new knowledge” (ACRL 2011). This reconceptualization expands the scope of legitimate library practice beyond textual and database-centered resources to include experiential multimodal and participatory forms of learning. Within this framework programming is not ancillary but central to how libraries fulfill their educational and civic missions.</w:t>
      </w:r>
    </w:p>
    <w:p w:rsidR="00000000" w:rsidDel="00000000" w:rsidP="00000000" w:rsidRDefault="00000000" w:rsidRPr="00000000" w14:paraId="0000008B">
      <w:pPr>
        <w:rPr/>
      </w:pPr>
      <w:r w:rsidDel="00000000" w:rsidR="00000000" w:rsidRPr="00000000">
        <w:rPr>
          <w:rtl w:val="0"/>
        </w:rPr>
        <w:t xml:space="preserve">Coonan (2019) similarly emphasizes a movement beyond the library as a bounded instructional site toward the everyday spaces in which people encounter, test, share, and co-create knowledge. Her discussion of information literacy across public, school, professional, and gaming contexts reinforces the idea that libraries support civic and intellectual life not only by providing access to information, but by cultivating spaces where inquiry and interpretation can be practiced socially. This aligns with GBLS insofar as play creates participatory situations in which patrons learn through interaction, experimentation, and shared meaning-making.</w:t>
      </w:r>
    </w:p>
    <w:p w:rsidR="00000000" w:rsidDel="00000000" w:rsidP="00000000" w:rsidRDefault="00000000" w:rsidRPr="00000000" w14:paraId="0000008C">
      <w:pPr>
        <w:spacing w:after="240" w:before="240" w:lineRule="auto"/>
        <w:rPr/>
      </w:pPr>
      <w:r w:rsidDel="00000000" w:rsidR="00000000" w:rsidRPr="00000000">
        <w:rPr>
          <w:rtl w:val="0"/>
        </w:rPr>
        <w:t xml:space="preserve">This orientation aligns closely with constructivist and sociocultural learning theories that emphasize interest-driven peer-supported learning across formal and informal contexts. Ito et al (2013) describe learning as emerging through participation in shared practices rather than through isolated skill acquisition arguing that environments which support experimentation, collaboration, and production are especially powerful for youth and lifelong learners. Libraries figure prominently in this work as uniquely positioned institutions that can host such environments without the assessment pressures of schools or the commercial imperatives of digital platforms. From this perspective game-based programming represents a particularly robust instantiation of connected learning principles by integrating interest play social interaction and iterative meaning-making within a public setting.</w:t>
      </w:r>
    </w:p>
    <w:p w:rsidR="00000000" w:rsidDel="00000000" w:rsidP="00000000" w:rsidRDefault="00000000" w:rsidRPr="00000000" w14:paraId="0000008D">
      <w:pPr>
        <w:spacing w:after="240" w:before="240" w:lineRule="auto"/>
        <w:rPr/>
      </w:pPr>
      <w:r w:rsidDel="00000000" w:rsidR="00000000" w:rsidRPr="00000000">
        <w:rPr>
          <w:rtl w:val="0"/>
        </w:rPr>
        <w:t xml:space="preserve">Lankes (2016) provides a unifying theoretical lens by asserting that “the mission of librarians is to improve society through facilitating knowledge creation in their communities.” This formulation explicitly centers libraries as </w:t>
      </w:r>
      <w:r w:rsidDel="00000000" w:rsidR="00000000" w:rsidRPr="00000000">
        <w:rPr>
          <w:rtl w:val="0"/>
        </w:rPr>
        <w:t xml:space="preserve">platforms for communal knowledge production</w:t>
      </w:r>
      <w:r w:rsidDel="00000000" w:rsidR="00000000" w:rsidRPr="00000000">
        <w:rPr>
          <w:rtl w:val="0"/>
        </w:rPr>
        <w:t xml:space="preserve"> rather than service points for information delivery. Game-based programming fits squarely within this vision insofar as it creates conditions for collective inquiry experimentation and reflection in non-commercial public space. Taken together these works establish a coherent foundation for understanding games in libraries not as entertainment add-ons but as legitimate and strategically aligned practices through which libraries operationalize discovery collaboration and the creation of new knowledge within the public commons.</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Related scholarship emphasizes that the form of games matters as much as their content. Seay (2018) contends that libraries should prioritize analog and tabletop games as a deliberate counterweight to the persuasive and extractive logics embedded in many digital platforms. Analog games emphasize face-to-face interaction, shared physical space, and tactile engagement, aligning with patrons’ expectations of libraries as human-centered environments. These characteristics reinforce the library’s identity as a non-commercial commons, distinguishing it from entertainment venues governed by attention economies and surveillance-based monetization (Zuboff, 2019). Supporting this interpretation, Cross et al. (2023) found that social interaction was the strongest motivation for board game play among 1,603 hobby gamers, exceeding competition and reinforcing the social character of tabletop gaming communities.</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Recent qualitative work further connects game-based programming to democratic practice. Nelson and Matthews (2025), in an in-depth study of role-playing game programs at two public libraries, argue that library-facilitated Dungeons &amp; Dragons functions as a form of “democratic rehearsal.” Participants experiment with cooperation, authority, and difference within a low-risk, collectively governed environment. The library context reduces gatekeeping, lowers financial and social barriers, and sustains engagement over time, enabling forms of participation that are difficult to achieve in commercial or school-based settings. Play, in this sense, becomes a practical enactment of democratic values rather than a symbolic gesture.</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Summarizing, this body of literature positions game-based programming as a critical strategy through which libraries operationalize their role as public commons. Games support social learning (Putnam, 2000; Huizinga, 1938), reinforce the library as a third place (Oldenburg, 1999; Fisher et al., 2007), address digital inequities (Boyle, 2018), and align with professional mandates for discovery and collaborative knowledge creation (ACRL, 2011). When designed with attention to equity, modality, and facilitation, game-based programs do not merely entertain—they enable libraries to model inclusive, democratic, and participatory forms of public life.</w:t>
      </w:r>
    </w:p>
    <w:p w:rsidR="00000000" w:rsidDel="00000000" w:rsidP="00000000" w:rsidRDefault="00000000" w:rsidRPr="00000000" w14:paraId="00000091">
      <w:pPr>
        <w:rPr/>
      </w:pPr>
      <w:r w:rsidDel="00000000" w:rsidR="00000000" w:rsidRPr="00000000">
        <w:rPr>
          <w:rtl w:val="0"/>
        </w:rPr>
        <w:t xml:space="preserve">The Trinity High School board game club described by Copeland et al. (2013) illustrates how tabletop gaming can support the library as a social commons. The club attracted students who were less likely to participate in traditional extracurricular activities such as sports and created a safe, sociable after-school space for play. Students reported that the club gave them access to games they did not have at home, people to play with, and someone who could explain the rules. Henderson observes that the club helped students develop cross-year friendships, practice turn-taking, negotiate rules, manage winning and losing, and build social confidence. In this account, tabletop gaming is not only recreation; it is a low-cost structure for belonging, peer learning, and social development within the school library.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pStyle w:val="Heading3"/>
        <w:rPr>
          <w:b w:val="1"/>
          <w:bCs w:val="1"/>
          <w:sz w:val="34"/>
          <w:szCs w:val="34"/>
        </w:rPr>
      </w:pPr>
      <w:bookmarkStart w:colFirst="0" w:colLast="0" w:name="_s6i5dee8blba" w:id="27"/>
      <w:bookmarkEnd w:id="27"/>
      <w:commentRangeStart w:id="46"/>
      <w:commentRangeStart w:id="47"/>
      <w:commentRangeStart w:id="48"/>
      <w:r w:rsidDel="00000000" w:rsidR="00000000" w:rsidRPr="00000000">
        <w:rPr>
          <w:rtl w:val="0"/>
        </w:rPr>
        <w:t xml:space="preserve">Expanding the Library’s Cultural Mandate</w:t>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Libraries have historically expanded their cultural mandate by incorporating new media forms as they emerge, moving beyond print to include film, recorded music, digital media, and, more recently, makerspaces. Scholarship on games and play situates digital and analog games squarely within this trajectory, arguing that games are not merely entertainment objects but culturally expressive media that shape how people understand systems, values, and power. Within media and game studies, games are widely understood as </w:t>
      </w:r>
      <w:r w:rsidDel="00000000" w:rsidR="00000000" w:rsidRPr="00000000">
        <w:rPr>
          <w:i w:val="1"/>
          <w:iCs w:val="1"/>
          <w:rtl w:val="0"/>
        </w:rPr>
        <w:t xml:space="preserve">cultural artifacts</w:t>
      </w:r>
      <w:r w:rsidDel="00000000" w:rsidR="00000000" w:rsidRPr="00000000">
        <w:rPr>
          <w:rtl w:val="0"/>
        </w:rPr>
        <w:t xml:space="preserve">, </w:t>
      </w:r>
      <w:r w:rsidDel="00000000" w:rsidR="00000000" w:rsidRPr="00000000">
        <w:rPr>
          <w:rtl w:val="0"/>
        </w:rPr>
        <w:t xml:space="preserve">designed systems that encode social assumptions and invite critical interpretation (Consalvo, 2007; Zimmerman, 2015). From this perspective, the inclusion of games in library collections and programming represents a continuation of libraries’ long-standing role as stewards of contemporary culture and facilitators of media literacy broadly.</w:t>
      </w:r>
    </w:p>
    <w:p w:rsidR="00000000" w:rsidDel="00000000" w:rsidP="00000000" w:rsidRDefault="00000000" w:rsidRPr="00000000" w14:paraId="00000096">
      <w:pPr>
        <w:spacing w:after="240" w:before="240" w:lineRule="auto"/>
        <w:rPr/>
      </w:pPr>
      <w:r w:rsidDel="00000000" w:rsidR="00000000" w:rsidRPr="00000000">
        <w:rPr>
          <w:rtl w:val="0"/>
        </w:rPr>
        <w:t xml:space="preserve">Consalvo’s (2007) work on gaming cultures demonstrates that games function as sites of meaning-making where players negotiate identity, ideology, and social norms. Rather than treating games as isolated products, she emphasizes the broader cultural ecosystems surrounding them, including communities of play, paratexts, and interpretive practices. This framing aligns closely with library approaches to media literacy, which emphasize not only access but also critical engagement with how media shape understanding. Zimmerman (2015) similarly positions games as central to twenty-first-century culture, arguing that play and game design are increasingly dominant ways through which societies model systems, experiment with rules, and imagine alternatives. His argument that we are entering a “ludic century” underscores the cultural relevance of games as media that warrant preservation, interpretation, and public access.</w:t>
      </w:r>
    </w:p>
    <w:p w:rsidR="00000000" w:rsidDel="00000000" w:rsidP="00000000" w:rsidRDefault="00000000" w:rsidRPr="00000000" w14:paraId="00000097">
      <w:pPr>
        <w:spacing w:after="240" w:before="240" w:lineRule="auto"/>
        <w:rPr/>
      </w:pPr>
      <w:r w:rsidDel="00000000" w:rsidR="00000000" w:rsidRPr="00000000">
        <w:rPr>
          <w:rtl w:val="0"/>
        </w:rPr>
        <w:t xml:space="preserve">Within library and information science, Buchanan and Vanden Elzen (2012) explicitly connect these theoretical claims to library missions. Writing in </w:t>
      </w:r>
      <w:r w:rsidDel="00000000" w:rsidR="00000000" w:rsidRPr="00000000">
        <w:rPr>
          <w:i w:val="1"/>
          <w:iCs w:val="1"/>
          <w:rtl w:val="0"/>
        </w:rPr>
        <w:t xml:space="preserve">Library Technology Reports</w:t>
      </w:r>
      <w:r w:rsidDel="00000000" w:rsidR="00000000" w:rsidRPr="00000000">
        <w:rPr>
          <w:rtl w:val="0"/>
        </w:rPr>
        <w:t xml:space="preserve">, they argue that video games are legitimate cultural and educational media that align with libraries’ core commitments to access, learning, and intellectual freedom. Drawing parallels to earlier debates over the inclusion of popular fiction, film, and recorded music, they contend that resistance to games often reflects generational bias rather than principled distinctions about educational value. Importantly, they emphasize that libraries are uniquely positioned to contextualize games—through programming, facilitation, and collection development—in ways that encourage reflection rather than passive consumption.</w:t>
      </w:r>
    </w:p>
    <w:p w:rsidR="00000000" w:rsidDel="00000000" w:rsidP="00000000" w:rsidRDefault="00000000" w:rsidRPr="00000000" w14:paraId="00000098">
      <w:pPr>
        <w:spacing w:after="240" w:before="240" w:lineRule="auto"/>
        <w:rPr/>
      </w:pPr>
      <w:r w:rsidDel="00000000" w:rsidR="00000000" w:rsidRPr="00000000">
        <w:rPr>
          <w:rtl w:val="0"/>
        </w:rPr>
        <w:t xml:space="preserve">This argument mirrors earlier moments in library history. The incorporation of film collections in the mid-twentieth century and music collections in the late twentieth century similarly prompted concerns about legitimacy, entertainment versus education, and appropriate use of public resources. In each case, libraries ultimately embraced these media as culturally significant forms that supported literacy, creativity, and public engagement. More recently, makerspaces have followed a comparable trajectory, reframing libraries as sites of participatory cultural production rather than solely consumption. Games fit naturally within this lineage, functioning as both expressive artifacts and participatory systems that invite exploration, critique, and collaborative meaning-making.</w:t>
      </w:r>
    </w:p>
    <w:p w:rsidR="00000000" w:rsidDel="00000000" w:rsidP="00000000" w:rsidRDefault="00000000" w:rsidRPr="00000000" w14:paraId="00000099">
      <w:pPr>
        <w:spacing w:after="240" w:before="240" w:lineRule="auto"/>
        <w:rPr/>
      </w:pPr>
      <w:commentRangeStart w:id="49"/>
      <w:commentRangeStart w:id="50"/>
      <w:commentRangeStart w:id="51"/>
      <w:r w:rsidDel="00000000" w:rsidR="00000000" w:rsidRPr="00000000">
        <w:rPr>
          <w:rtl w:val="0"/>
        </w:rPr>
        <w:t xml:space="preserve">Specific game examples illustrate how games can operate as objects of cultural inquiry within library contexts. </w:t>
      </w:r>
      <w:r w:rsidDel="00000000" w:rsidR="00000000" w:rsidRPr="00000000">
        <w:rPr>
          <w:i w:val="1"/>
          <w:iCs w:val="1"/>
          <w:rtl w:val="0"/>
        </w:rPr>
        <w:t xml:space="preserve">September 12th</w:t>
      </w:r>
      <w:r w:rsidDel="00000000" w:rsidR="00000000" w:rsidRPr="00000000">
        <w:rPr>
          <w:rtl w:val="0"/>
        </w:rPr>
        <w:t xml:space="preserve"> (Newsgaming, 2003) is a minimalist browser-based game designed as political critique rather than entertainment. Through a simple mechanic—launching missiles at terrorists in a Middle Eastern village—the game exposes the logic of militarism by ensuring that civilian casualties generate new enemies. Mourning figures transform into terrorists, making visible the cycle of violence embedded in the “war on terror.” Frequently cited in discussions of newsgames and procedural rhetoric, </w:t>
      </w:r>
      <w:r w:rsidDel="00000000" w:rsidR="00000000" w:rsidRPr="00000000">
        <w:rPr>
          <w:i w:val="1"/>
          <w:iCs w:val="1"/>
          <w:rtl w:val="0"/>
        </w:rPr>
        <w:t xml:space="preserve">September 12th</w:t>
      </w:r>
      <w:r w:rsidDel="00000000" w:rsidR="00000000" w:rsidRPr="00000000">
        <w:rPr>
          <w:rtl w:val="0"/>
        </w:rPr>
        <w:t xml:space="preserve"> demonstrates how games can function as editorial commentary, aligning with libraries’ roles in supporting civic literacy and critical engagement with current events.</w:t>
      </w:r>
    </w:p>
    <w:p w:rsidR="00000000" w:rsidDel="00000000" w:rsidP="00000000" w:rsidRDefault="00000000" w:rsidRPr="00000000" w14:paraId="0000009A">
      <w:pPr>
        <w:spacing w:after="240" w:before="240" w:lineRule="auto"/>
        <w:rPr/>
      </w:pPr>
      <w:r w:rsidDel="00000000" w:rsidR="00000000" w:rsidRPr="00000000">
        <w:rPr>
          <w:rtl w:val="0"/>
        </w:rPr>
        <w:t xml:space="preserve">More complex commercial titles likewise offer rich opportunities for cultural analysis. </w:t>
      </w:r>
      <w:r w:rsidDel="00000000" w:rsidR="00000000" w:rsidRPr="00000000">
        <w:rPr>
          <w:i w:val="1"/>
          <w:iCs w:val="1"/>
          <w:rtl w:val="0"/>
        </w:rPr>
        <w:t xml:space="preserve">Beyond Good &amp; Evil</w:t>
      </w:r>
      <w:r w:rsidDel="00000000" w:rsidR="00000000" w:rsidRPr="00000000">
        <w:rPr>
          <w:rtl w:val="0"/>
        </w:rPr>
        <w:t xml:space="preserve"> situates players within a science-fiction narrative centered on media ethics, propaganda, and resistance. Players assume the role of Jade, a photojournalist who documents state violence and exposes government corruption, using photography as both a gameplay mechanic and a narrative device. Scholars and critics have highlighted the game’s interrogation of surveillance, truth, and the politics of representation, positioning it as an example of how mainstream games can engage with themes traditionally associated with documentary film or investigative journalism. For libraries, such games offer opportunities to support critical media literacy by treating games as texts that can be read, discussed, and contextualized alongside other cultural works.</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Synthesized, this literature supports the conclusion that incorporating games into library collections and programming represents an expansion, not a departure, of libraries’ cultural mandate. Games function as contemporary cultural artifacts that reflect and shape social values, provide platforms for critique and experimentation, and invite participatory forms of literacy. As libraries continue to redefine their roles in relation to evolving media landscapes, games offer a powerful medium through which libraries can sustain their commitments to access, learning, and democratic culture.</w:t>
      </w:r>
    </w:p>
    <w:p w:rsidR="00000000" w:rsidDel="00000000" w:rsidP="00000000" w:rsidRDefault="00000000" w:rsidRPr="00000000" w14:paraId="0000009C">
      <w:pPr>
        <w:spacing w:after="240" w:before="240" w:lineRule="auto"/>
        <w:rPr/>
      </w:pPr>
      <w:commentRangeStart w:id="52"/>
      <w:r w:rsidDel="00000000" w:rsidR="00000000" w:rsidRPr="00000000">
        <w:rPr>
          <w:rtl w:val="0"/>
        </w:rPr>
        <w:t xml:space="preserve">Empathy in Games and taking on other cultural roles</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Roboto" w:cs="Roboto" w:eastAsia="Roboto" w:hAnsi="Roboto"/>
          <w:color w:val="e3e3e3"/>
          <w:sz w:val="21"/>
          <w:szCs w:val="21"/>
          <w:shd w:fill="303030" w:val="clear"/>
          <w:rtl w:val="0"/>
        </w:rPr>
        <w:t xml:space="preserve">Maybe not the time, but the concept of "Superworks" as the core object of interest (a share popular culture obejct) that exists transmedia, and across spaces is gaining traction.</w:t>
      </w:r>
      <w:r w:rsidDel="00000000" w:rsidR="00000000" w:rsidRPr="00000000">
        <w:rPr>
          <w:rtl w:val="0"/>
        </w:rPr>
      </w:r>
    </w:p>
    <w:p w:rsidR="00000000" w:rsidDel="00000000" w:rsidP="00000000" w:rsidRDefault="00000000" w:rsidRPr="00000000" w14:paraId="0000009E">
      <w:pPr>
        <w:pStyle w:val="Heading3"/>
        <w:rPr/>
      </w:pPr>
      <w:bookmarkStart w:colFirst="0" w:colLast="0" w:name="_dsqiii8o7miq" w:id="28"/>
      <w:bookmarkEnd w:id="28"/>
      <w:commentRangeStart w:id="53"/>
      <w:commentRangeStart w:id="54"/>
      <w:commentRangeStart w:id="55"/>
      <w:r w:rsidDel="00000000" w:rsidR="00000000" w:rsidRPr="00000000">
        <w:rPr>
          <w:rtl w:val="0"/>
        </w:rPr>
        <w:t xml:space="preserve">Supporting Mental Health and Wellness</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9F">
      <w:pPr>
        <w:numPr>
          <w:ilvl w:val="0"/>
          <w:numId w:val="8"/>
        </w:numPr>
        <w:spacing w:after="0" w:afterAutospacing="0"/>
        <w:ind w:left="720" w:hanging="360"/>
      </w:pPr>
      <w:r w:rsidDel="00000000" w:rsidR="00000000" w:rsidRPr="00000000">
        <w:rPr>
          <w:rtl w:val="0"/>
        </w:rPr>
        <w:t xml:space="preserve">Expanding notions of libraries as venues for promoting wellness</w:t>
      </w:r>
    </w:p>
    <w:p w:rsidR="00000000" w:rsidDel="00000000" w:rsidP="00000000" w:rsidRDefault="00000000" w:rsidRPr="00000000" w14:paraId="000000A0">
      <w:pPr>
        <w:numPr>
          <w:ilvl w:val="0"/>
          <w:numId w:val="8"/>
        </w:numPr>
        <w:spacing w:after="0" w:afterAutospacing="0" w:before="0" w:beforeAutospacing="0"/>
        <w:ind w:left="720" w:hanging="360"/>
      </w:pPr>
      <w:r w:rsidDel="00000000" w:rsidR="00000000" w:rsidRPr="00000000">
        <w:rPr>
          <w:rtl w:val="0"/>
        </w:rPr>
        <w:t xml:space="preserve">Play as stress reduction, resilience building, and social connection.</w:t>
      </w:r>
    </w:p>
    <w:p w:rsidR="00000000" w:rsidDel="00000000" w:rsidP="00000000" w:rsidRDefault="00000000" w:rsidRPr="00000000" w14:paraId="000000A1">
      <w:pPr>
        <w:numPr>
          <w:ilvl w:val="0"/>
          <w:numId w:val="8"/>
        </w:numPr>
        <w:spacing w:after="0" w:afterAutospacing="0" w:before="0" w:beforeAutospacing="0"/>
        <w:ind w:left="720" w:hanging="360"/>
      </w:pPr>
      <w:r w:rsidDel="00000000" w:rsidR="00000000" w:rsidRPr="00000000">
        <w:rPr>
          <w:rtl w:val="0"/>
        </w:rPr>
        <w:t xml:space="preserve">Examples: therapeutic gaming groups, mindfulness and escape rooms.</w:t>
      </w:r>
    </w:p>
    <w:p w:rsidR="00000000" w:rsidDel="00000000" w:rsidP="00000000" w:rsidRDefault="00000000" w:rsidRPr="00000000" w14:paraId="000000A2">
      <w:pPr>
        <w:numPr>
          <w:ilvl w:val="0"/>
          <w:numId w:val="8"/>
        </w:numPr>
        <w:spacing w:before="0" w:beforeAutospacing="0"/>
        <w:ind w:left="720" w:hanging="360"/>
        <w:rPr>
          <w:u w:val="none"/>
        </w:rPr>
      </w:pPr>
      <w:hyperlink r:id="rId44">
        <w:r w:rsidDel="00000000" w:rsidR="00000000" w:rsidRPr="00000000">
          <w:rPr>
            <w:rtl w:val="0"/>
          </w:rPr>
          <w:t xml:space="preserve">(Casucci et al., 2020)</w:t>
        </w:r>
      </w:hyperlink>
      <w:r w:rsidDel="00000000" w:rsidR="00000000" w:rsidRPr="00000000">
        <w:rPr>
          <w:rtl w:val="0"/>
        </w:rPr>
        <w:t xml:space="preserve"> studied the use of a gamified system of wellness activities (e.g., walks, meditation, team lunches) to reduce librarian burnout. While there were no significant differences in burnout, they noted that participants reported that the game supported social interactions between participants.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5x02cwzrps5" w:id="29"/>
      <w:bookmarkEnd w:id="29"/>
      <w:commentRangeStart w:id="56"/>
      <w:r w:rsidDel="00000000" w:rsidR="00000000" w:rsidRPr="00000000">
        <w:rPr>
          <w:rtl w:val="0"/>
        </w:rPr>
        <w:t xml:space="preserve">Supporting Academic Research</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Farrell, Neeser, and Bishoff </w:t>
      </w:r>
      <w:hyperlink r:id="rId45">
        <w:r w:rsidDel="00000000" w:rsidR="00000000" w:rsidRPr="00000000">
          <w:rPr>
            <w:color w:val="cc2936"/>
            <w:rtl w:val="0"/>
          </w:rPr>
          <w:t xml:space="preserve">(Farrell et al., 2017)</w:t>
        </w:r>
      </w:hyperlink>
      <w:r w:rsidDel="00000000" w:rsidR="00000000" w:rsidRPr="00000000">
        <w:rPr>
          <w:rtl w:val="0"/>
        </w:rPr>
        <w:t xml:space="preserve"> report a qualitative needs assessment of faculty, staff, and graduate students who use video games in research and teaching at the University of Minnesota Twin Cities. Through 30 semi-structured interviews, they map the disciplinary landscape of academic game use and identify the information, technology, and funding barriers that shape how scholars work with games. They conclude that video games are already embedded within academic research and teaching, but library collections lags behind scholarly practice. They recommend that libraries conduct their own needs analysis with users and develop coordinated, cross-disciplinary strategies that include games, gaming hardware, and discovery support.</w:t>
      </w:r>
    </w:p>
    <w:p w:rsidR="00000000" w:rsidDel="00000000" w:rsidP="00000000" w:rsidRDefault="00000000" w:rsidRPr="00000000" w14:paraId="000000A6">
      <w:pPr>
        <w:pStyle w:val="Heading3"/>
        <w:rPr/>
      </w:pPr>
      <w:bookmarkStart w:colFirst="0" w:colLast="0" w:name="_lj1avlkrdqne" w:id="30"/>
      <w:bookmarkEnd w:id="30"/>
      <w:commentRangeStart w:id="57"/>
      <w:commentRangeStart w:id="58"/>
      <w:r w:rsidDel="00000000" w:rsidR="00000000" w:rsidRPr="00000000">
        <w:rPr>
          <w:rtl w:val="0"/>
        </w:rPr>
        <w:t xml:space="preserve">Extending the Library’s Educational Mission</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Games as 21st Century Media (Gee, 2003; Steinkuehler &amp; Duncan, 2008; </w:t>
      </w:r>
      <w:hyperlink r:id="rId46">
        <w:r w:rsidDel="00000000" w:rsidR="00000000" w:rsidRPr="00000000">
          <w:rPr>
            <w:color w:val="cc2936"/>
            <w:rtl w:val="0"/>
          </w:rPr>
          <w:t xml:space="preserve">(Buchanan &amp; Elzen, 2012)</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Abrams and Van Eck (2021) provide one of the strongest empirical accounts of the conditions shaping videogame programming in U.S. libraries. Based on survey responses from more than 1,000 librarians across all 50 states, they found that videogame programming is neither universal nor fully normalized: slightly fewer than half of respondents reported offering such programming. The study is especially useful because it frames videogame play as a literacy practice rather than as recreation alone. Videogame literacies include multimodal interpretation, interaction with digital and physical spaces, peer feedback, collaboration, strategy, and social meaning-making. From this perspective, videogame programming can extend the library’s educational mission by supporting forms of youth literacy that are participatory, iterative, and socially embedded.</w:t>
      </w:r>
    </w:p>
    <w:p w:rsidR="00000000" w:rsidDel="00000000" w:rsidP="00000000" w:rsidRDefault="00000000" w:rsidRPr="00000000" w14:paraId="000000A9">
      <w:pPr>
        <w:rPr/>
      </w:pPr>
      <w:r w:rsidDel="00000000" w:rsidR="00000000" w:rsidRPr="00000000">
        <w:rPr>
          <w:rtl w:val="0"/>
        </w:rPr>
        <w:t xml:space="preserve">Coonan (2019) provides a complementary information literacy frame by emphasizing that information literacy develops not only in formal academic settings, but also in everyday contexts where people interact, share, mimic, create, and interpret knowledge. In introducing Scolari and Contreras-Espinosa’s work on videogaming and transmedia literacy, Coonan highlights the overlap between informal gaming practices and information literacy practices such as problem-solving, identity performance, navigating, networking, and negotiating. This framing is useful for GBLS because it suggests that library gaming programs do not simply import games into educational spaces; they can also recognize and scaffold literacies that patrons are already developing through play. As Coonan summarizes through the phrase “The best way to learn is just to play,” learning in these contexts is not preparation for later participation, but participation itself.</w:t>
      </w:r>
    </w:p>
    <w:p w:rsidR="00000000" w:rsidDel="00000000" w:rsidP="00000000" w:rsidRDefault="00000000" w:rsidRPr="00000000" w14:paraId="000000AA">
      <w:pPr>
        <w:rPr/>
      </w:pPr>
      <w:r w:rsidDel="00000000" w:rsidR="00000000" w:rsidRPr="00000000">
        <w:rPr>
          <w:rtl w:val="0"/>
        </w:rPr>
        <w:t xml:space="preserve">Copeland et al. (2013) show how tabletop games can extend the educational mission of school libraries across grade levels and subject areas. At Tesseract School, games were integrated into vocabulary work, dictionary skills, online safety, word recognition, mathematics, physics, and history. Role-playing games were especially powerful for historical inquiry. In </w:t>
      </w:r>
      <w:r w:rsidDel="00000000" w:rsidR="00000000" w:rsidRPr="00000000">
        <w:rPr>
          <w:i w:val="1"/>
          <w:iCs w:val="1"/>
          <w:rtl w:val="0"/>
        </w:rPr>
        <w:t xml:space="preserve">The Trial of Socrates</w:t>
      </w:r>
      <w:r w:rsidDel="00000000" w:rsidR="00000000" w:rsidRPr="00000000">
        <w:rPr>
          <w:rtl w:val="0"/>
        </w:rPr>
        <w:t xml:space="preserve">, students researched ancient Athens, read classical texts, wrote speeches in character, avoided anachronisms, and debated questions about democracy, free speech, treason, and civic responsibility. A related Salem Witch Trials game asked students to conduct primary-source biographical research and then experience how fear, accusation, deception, and group pressure shaped social behavior. These examples suggest that tabletop games can support disciplinary learning not only by representing content, but by asking students to act within historically and socially meaningful situations.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xmgw15ug4jl" w:id="31"/>
      <w:bookmarkEnd w:id="31"/>
      <w:commentRangeStart w:id="59"/>
      <w:r w:rsidDel="00000000" w:rsidR="00000000" w:rsidRPr="00000000">
        <w:rPr>
          <w:rtl w:val="0"/>
        </w:rPr>
        <w:t xml:space="preserve">Developing Local Community</w:t>
      </w:r>
      <w:commentRangeEnd w:id="59"/>
      <w:r w:rsidDel="00000000" w:rsidR="00000000" w:rsidRPr="00000000">
        <w:commentReference w:id="59"/>
      </w:r>
      <w:r w:rsidDel="00000000" w:rsidR="00000000" w:rsidRPr="00000000">
        <w:rPr>
          <w:rtl w:val="0"/>
        </w:rPr>
        <w:t xml:space="preserve"> </w:t>
      </w:r>
      <w:hyperlink r:id="rId47">
        <w:r w:rsidDel="00000000" w:rsidR="00000000" w:rsidRPr="00000000">
          <w:rPr>
            <w:color w:val="cc2936"/>
            <w:rtl w:val="0"/>
          </w:rPr>
          <w:t xml:space="preserve">(Blummer &amp; Kenton, 2019)</w:t>
        </w:r>
      </w:hyperlink>
      <w:r w:rsidDel="00000000" w:rsidR="00000000" w:rsidRPr="00000000">
        <w:rPr>
          <w:rtl w:val="0"/>
        </w:rPr>
        <w:t xml:space="preserve">; </w:t>
      </w:r>
      <w:hyperlink r:id="rId48">
        <w:r w:rsidDel="00000000" w:rsidR="00000000" w:rsidRPr="00000000">
          <w:rPr>
            <w:color w:val="cc2936"/>
            <w:rtl w:val="0"/>
          </w:rPr>
          <w:t xml:space="preserve">Bell &amp; Trueman, 2014)</w:t>
        </w:r>
      </w:hyperlink>
      <w:r w:rsidDel="00000000" w:rsidR="00000000" w:rsidRPr="00000000">
        <w:rPr>
          <w:rtl w:val="0"/>
        </w:rPr>
        <w:t xml:space="preserve">.</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Librarians at Seeley G. Mudd Library at Lawrence University developed and documented a series of programs designed to develop community at a small, private liberal arts university, specifically focused on students that were unlikely to engage with the library. Their goals were to increase student comfort, familiarity and sense of belonging at the library, creating opportunities for instruction, exposure to collections and relationships with other members of the campus community. Programmatically, they facilitated video game tournaments (e.g. Super Smash Bros. Brawl), open gaming sessions, board game events (e.g. Magic: The Gathering), and collections fo in-library use. A novel feature of the project was the development of gaming focused student housing programs. Surveys and longitudinal observations found the programs attracted students who did not typically engage with the library, fostered social interaction across peer groups, and increased their sense of belonging on the campus.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7lktpb2sefy" w:id="32"/>
      <w:bookmarkEnd w:id="32"/>
      <w:commentRangeStart w:id="60"/>
      <w:commentRangeStart w:id="61"/>
      <w:r w:rsidDel="00000000" w:rsidR="00000000" w:rsidRPr="00000000">
        <w:rPr>
          <w:rtl w:val="0"/>
        </w:rPr>
        <w:t xml:space="preserve">Attracting New Audiences</w:t>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Over several years, the Benton Harbor Public Library in Michigan developing gaming programs designed to bring children and teens into the library, specifically populations that had little engagement in the past. Beginning wth card-game meetups to play </w:t>
      </w:r>
      <w:r w:rsidDel="00000000" w:rsidR="00000000" w:rsidRPr="00000000">
        <w:rPr>
          <w:i w:val="1"/>
          <w:iCs w:val="1"/>
          <w:rtl w:val="0"/>
        </w:rPr>
        <w:t xml:space="preserve">Yu-Gi-Oh!</w:t>
      </w:r>
      <w:r w:rsidDel="00000000" w:rsidR="00000000" w:rsidRPr="00000000">
        <w:rPr>
          <w:rtl w:val="0"/>
        </w:rPr>
        <w:t xml:space="preserve"> And </w:t>
      </w:r>
      <w:r w:rsidDel="00000000" w:rsidR="00000000" w:rsidRPr="00000000">
        <w:rPr>
          <w:i w:val="1"/>
          <w:iCs w:val="1"/>
          <w:rtl w:val="0"/>
        </w:rPr>
        <w:t xml:space="preserve">Magic: The Gathering</w:t>
      </w:r>
      <w:r w:rsidDel="00000000" w:rsidR="00000000" w:rsidRPr="00000000">
        <w:rPr>
          <w:rtl w:val="0"/>
        </w:rPr>
        <w:t xml:space="preserve">, programming gradually expanded to include video games, tournaments (fighting, sports, racing and rhythm games), and collections for video games, game consoles and analog games. They integrated with youth services, cross promoting book clubs and summer reading incentives, focusing on in-library programming over circulation. They note that the programming grew in popularity quickly, going from ~15 participants per event to ~30 within one year. They also attributed the gaming programs with the doubling of participation of the summer reading programs as well as increased participation in teen book clubs and volunteers for children’s programs. </w:t>
      </w:r>
    </w:p>
    <w:p w:rsidR="00000000" w:rsidDel="00000000" w:rsidP="00000000" w:rsidRDefault="00000000" w:rsidRPr="00000000" w14:paraId="000000B1">
      <w:pPr>
        <w:ind w:left="0" w:firstLine="0"/>
        <w:rPr/>
      </w:pPr>
      <w:r w:rsidDel="00000000" w:rsidR="00000000" w:rsidRPr="00000000">
        <w:rPr>
          <w:rtl w:val="0"/>
        </w:rPr>
        <w:t xml:space="preserve">Abrams and Van Eck (2021) show that librarians often understood videogame programming as a way to shift youth relationships to the library. Respondents described gaming as something that “draws in the teens,” helps patrons stop seeing the library as “the library of the past,” and creates “socialization opportunities for teens who may otherwise be isolated at home.”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While tabletop gaming can support community formation, participation in the broader hobby remains uneven. Cross et al. (2023) found that board game hobbyists were disproportionately male, white, and highly educated, suggesting that libraries may need to make intentional choices about collections, facilitation practices, and outreach if gaming programs are to serve broader community audiences.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f5gt0cm1lals" w:id="33"/>
      <w:bookmarkEnd w:id="33"/>
      <w:r w:rsidDel="00000000" w:rsidR="00000000" w:rsidRPr="00000000">
        <w:rPr>
          <w:rtl w:val="0"/>
        </w:rPr>
        <w:t xml:space="preserve">Forms of Library Programming</w:t>
      </w:r>
    </w:p>
    <w:p w:rsidR="00000000" w:rsidDel="00000000" w:rsidP="00000000" w:rsidRDefault="00000000" w:rsidRPr="00000000" w14:paraId="000000B5">
      <w:pPr>
        <w:pStyle w:val="Heading3"/>
        <w:rPr/>
      </w:pPr>
      <w:bookmarkStart w:colFirst="0" w:colLast="0" w:name="_v7wx4yrvgh5z" w:id="34"/>
      <w:bookmarkEnd w:id="34"/>
      <w:r w:rsidDel="00000000" w:rsidR="00000000" w:rsidRPr="00000000">
        <w:rPr>
          <w:rtl w:val="0"/>
        </w:rPr>
        <w:t xml:space="preserve">Collections and Checkout Programs</w:t>
      </w:r>
    </w:p>
    <w:p w:rsidR="00000000" w:rsidDel="00000000" w:rsidP="00000000" w:rsidRDefault="00000000" w:rsidRPr="00000000" w14:paraId="000000B6">
      <w:pPr>
        <w:numPr>
          <w:ilvl w:val="0"/>
          <w:numId w:val="9"/>
        </w:numPr>
        <w:spacing w:after="0" w:afterAutospacing="0"/>
        <w:ind w:left="720" w:hanging="360"/>
        <w:rPr>
          <w:u w:val="none"/>
        </w:rPr>
      </w:pPr>
      <w:r w:rsidDel="00000000" w:rsidR="00000000" w:rsidRPr="00000000">
        <w:rPr>
          <w:rtl w:val="0"/>
        </w:rPr>
        <w:t xml:space="preserve">Board Games</w:t>
      </w:r>
    </w:p>
    <w:p w:rsidR="00000000" w:rsidDel="00000000" w:rsidP="00000000" w:rsidRDefault="00000000" w:rsidRPr="00000000" w14:paraId="000000B7">
      <w:pPr>
        <w:numPr>
          <w:ilvl w:val="1"/>
          <w:numId w:val="9"/>
        </w:numPr>
        <w:spacing w:after="0" w:afterAutospacing="0" w:before="0" w:beforeAutospacing="0"/>
        <w:ind w:left="1440" w:hanging="360"/>
        <w:rPr>
          <w:u w:val="none"/>
        </w:rPr>
      </w:pPr>
      <w:r w:rsidDel="00000000" w:rsidR="00000000" w:rsidRPr="00000000">
        <w:rPr>
          <w:rtl w:val="0"/>
        </w:rPr>
        <w:t xml:space="preserve">Experiment to determine preservation</w:t>
      </w:r>
    </w:p>
    <w:p w:rsidR="00000000" w:rsidDel="00000000" w:rsidP="00000000" w:rsidRDefault="00000000" w:rsidRPr="00000000" w14:paraId="000000B8">
      <w:pPr>
        <w:numPr>
          <w:ilvl w:val="1"/>
          <w:numId w:val="9"/>
        </w:numPr>
        <w:spacing w:after="0" w:afterAutospacing="0" w:before="0" w:beforeAutospacing="0"/>
        <w:ind w:left="1440" w:hanging="360"/>
        <w:rPr>
          <w:u w:val="none"/>
        </w:rPr>
      </w:pPr>
      <w:commentRangeStart w:id="62"/>
      <w:commentRangeStart w:id="63"/>
      <w:r w:rsidDel="00000000" w:rsidR="00000000" w:rsidRPr="00000000">
        <w:rPr>
          <w:rtl w:val="0"/>
        </w:rPr>
        <w:t xml:space="preserve">Weighing the whole box for speed vs. Counting each piece with is more specific but time consuming</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B9">
      <w:pPr>
        <w:numPr>
          <w:ilvl w:val="1"/>
          <w:numId w:val="9"/>
        </w:numPr>
        <w:spacing w:after="0" w:afterAutospacing="0" w:before="0" w:beforeAutospacing="0"/>
        <w:ind w:left="1440" w:hanging="360"/>
        <w:rPr>
          <w:u w:val="none"/>
        </w:rPr>
      </w:pPr>
      <w:r w:rsidDel="00000000" w:rsidR="00000000" w:rsidRPr="00000000">
        <w:rPr>
          <w:rtl w:val="0"/>
        </w:rPr>
        <w:t xml:space="preserve">Slobuski, Robson, and Bentley (2017) report the results of a large-scale survey examining how libraries manage tabletop game collections, including practices related to collection development, cataloging, processing, circulation, and programming. Drawing on responses from 119 libraries, the study reveals significant fragmentation in practices alongside evidence that many perceived barriers, such as loss and damage, are overstated. A majority of libraries did not circulate their games nor create catalogue records. Only 11% of respondents purchased games from library vendors, but instead relied most heavily on online vendors such as Amazon and Barnes &amp; Noble (74%). 66% accept game donations. For the minority of libraries that catalog their games, OCLC WorldCat was the most popular. Only 22% found the Library Congress subject headings sufficient. Of the libraries that offered game related programming, the most popular forms were teen gaming events (31 of 55 respondents), followed by family (29) and adult events (27). Board game design events (8) and Game Jams (4) were less common. </w:t>
      </w:r>
    </w:p>
    <w:p w:rsidR="00000000" w:rsidDel="00000000" w:rsidP="00000000" w:rsidRDefault="00000000" w:rsidRPr="00000000" w14:paraId="000000BA">
      <w:pPr>
        <w:numPr>
          <w:ilvl w:val="0"/>
          <w:numId w:val="9"/>
        </w:numPr>
        <w:spacing w:after="0" w:afterAutospacing="0" w:before="0" w:beforeAutospacing="0"/>
        <w:ind w:left="720" w:hanging="360"/>
      </w:pPr>
      <w:r w:rsidDel="00000000" w:rsidR="00000000" w:rsidRPr="00000000">
        <w:rPr>
          <w:rtl w:val="0"/>
        </w:rPr>
        <w:t xml:space="preserve">Gaming Consoles and Peripherals</w:t>
      </w:r>
    </w:p>
    <w:p w:rsidR="00000000" w:rsidDel="00000000" w:rsidP="00000000" w:rsidRDefault="00000000" w:rsidRPr="00000000" w14:paraId="000000BB">
      <w:pPr>
        <w:numPr>
          <w:ilvl w:val="1"/>
          <w:numId w:val="9"/>
        </w:numPr>
        <w:spacing w:after="0" w:afterAutospacing="0" w:before="0" w:beforeAutospacing="0"/>
        <w:ind w:left="1440" w:hanging="360"/>
      </w:pPr>
      <w:r w:rsidDel="00000000" w:rsidR="00000000" w:rsidRPr="00000000">
        <w:rPr>
          <w:rtl w:val="0"/>
        </w:rPr>
        <w:t xml:space="preserve">The University of Denver developed a console lending program to support the new Emergent Digital Practices (EDP) program, an interdisciplinary major combining art, design, programming, and media studies </w:t>
      </w:r>
      <w:hyperlink r:id="rId49">
        <w:r w:rsidDel="00000000" w:rsidR="00000000" w:rsidRPr="00000000">
          <w:rPr>
            <w:color w:val="cc2936"/>
            <w:rtl w:val="0"/>
          </w:rPr>
          <w:t xml:space="preserve">(Buller, 2017)</w:t>
        </w:r>
      </w:hyperlink>
      <w:r w:rsidDel="00000000" w:rsidR="00000000" w:rsidRPr="00000000">
        <w:rPr>
          <w:rtl w:val="0"/>
        </w:rPr>
        <w:t xml:space="preserve">. They had several reasons for choosing circulation programs including the need for extended access for design and testing, compatibility with student schedules, increasing equity and flexibility. They lent complete systems they called GAEMS Personal Gaming Environment which included a rugged carrying case with a built-in screen and speakers, all cables, controllers, and peripherals were included, with checklists and images to ensure accurate return. One-week loan period, renewable twice. Patrons could place holds, ensuring fair access. Serial numbers were checked to ensure the same devices were returned.</w:t>
      </w:r>
    </w:p>
    <w:p w:rsidR="00000000" w:rsidDel="00000000" w:rsidP="00000000" w:rsidRDefault="00000000" w:rsidRPr="00000000" w14:paraId="000000BC">
      <w:pPr>
        <w:numPr>
          <w:ilvl w:val="0"/>
          <w:numId w:val="9"/>
        </w:numPr>
        <w:spacing w:after="0" w:afterAutospacing="0" w:before="0" w:beforeAutospacing="0"/>
        <w:ind w:left="720" w:hanging="360"/>
        <w:rPr>
          <w:u w:val="none"/>
        </w:rPr>
      </w:pPr>
      <w:commentRangeStart w:id="64"/>
      <w:commentRangeStart w:id="65"/>
      <w:r w:rsidDel="00000000" w:rsidR="00000000" w:rsidRPr="00000000">
        <w:rPr>
          <w:rtl w:val="0"/>
        </w:rPr>
        <w:t xml:space="preserve">Digital Games</w:t>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0BD">
      <w:pPr>
        <w:numPr>
          <w:ilvl w:val="1"/>
          <w:numId w:val="9"/>
        </w:numPr>
        <w:spacing w:after="0" w:afterAutospacing="0" w:before="0" w:beforeAutospacing="0"/>
        <w:ind w:left="1440" w:hanging="360"/>
        <w:rPr>
          <w:u w:val="none"/>
        </w:rPr>
      </w:pPr>
      <w:r w:rsidDel="00000000" w:rsidR="00000000" w:rsidRPr="00000000">
        <w:rPr>
          <w:rtl w:val="0"/>
        </w:rPr>
        <w:t xml:space="preserve">Checking out game media and cartridges</w:t>
      </w:r>
    </w:p>
    <w:p w:rsidR="00000000" w:rsidDel="00000000" w:rsidP="00000000" w:rsidRDefault="00000000" w:rsidRPr="00000000" w14:paraId="000000BE">
      <w:pPr>
        <w:numPr>
          <w:ilvl w:val="1"/>
          <w:numId w:val="9"/>
        </w:numPr>
        <w:spacing w:after="0" w:afterAutospacing="0" w:before="0" w:beforeAutospacing="0"/>
        <w:ind w:left="1440" w:hanging="360"/>
        <w:rPr>
          <w:u w:val="none"/>
        </w:rPr>
      </w:pPr>
      <w:r w:rsidDel="00000000" w:rsidR="00000000" w:rsidRPr="00000000">
        <w:rPr>
          <w:rtl w:val="0"/>
        </w:rPr>
        <w:t xml:space="preserve">New challenges arise from the move toward game download platforms over game media</w:t>
      </w:r>
    </w:p>
    <w:p w:rsidR="00000000" w:rsidDel="00000000" w:rsidP="00000000" w:rsidRDefault="00000000" w:rsidRPr="00000000" w14:paraId="000000BF">
      <w:pPr>
        <w:numPr>
          <w:ilvl w:val="0"/>
          <w:numId w:val="9"/>
        </w:numPr>
        <w:spacing w:after="0" w:afterAutospacing="0" w:before="0" w:beforeAutospacing="0"/>
        <w:ind w:left="720" w:hanging="360"/>
        <w:rPr>
          <w:u w:val="none"/>
        </w:rPr>
      </w:pPr>
      <w:r w:rsidDel="00000000" w:rsidR="00000000" w:rsidRPr="00000000">
        <w:rPr>
          <w:rtl w:val="0"/>
        </w:rPr>
        <w:t xml:space="preserve">Game Development Reference Materials </w:t>
      </w:r>
    </w:p>
    <w:p w:rsidR="00000000" w:rsidDel="00000000" w:rsidP="00000000" w:rsidRDefault="00000000" w:rsidRPr="00000000" w14:paraId="000000C0">
      <w:pPr>
        <w:numPr>
          <w:ilvl w:val="1"/>
          <w:numId w:val="9"/>
        </w:numPr>
        <w:spacing w:before="0" w:beforeAutospacing="0"/>
        <w:ind w:left="1440" w:hanging="360"/>
        <w:rPr>
          <w:u w:val="none"/>
        </w:rPr>
      </w:pPr>
      <w:hyperlink r:id="rId50">
        <w:r w:rsidDel="00000000" w:rsidR="00000000" w:rsidRPr="00000000">
          <w:rPr>
            <w:rtl w:val="0"/>
          </w:rPr>
          <w:t xml:space="preserve">(Bishoff et al., 2015)</w:t>
        </w:r>
      </w:hyperlink>
      <w:r w:rsidDel="00000000" w:rsidR="00000000" w:rsidRPr="00000000">
        <w:rPr>
          <w:rtl w:val="0"/>
        </w:rPr>
        <w:t xml:space="preserve"> for developing game dev reference sections</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3"/>
        <w:rPr/>
      </w:pPr>
      <w:bookmarkStart w:colFirst="0" w:colLast="0" w:name="_8e91yktatiru" w:id="35"/>
      <w:bookmarkEnd w:id="35"/>
      <w:r w:rsidDel="00000000" w:rsidR="00000000" w:rsidRPr="00000000">
        <w:rPr>
          <w:rtl w:val="0"/>
        </w:rPr>
        <w:t xml:space="preserve">Game Events</w:t>
      </w:r>
    </w:p>
    <w:p w:rsidR="00000000" w:rsidDel="00000000" w:rsidP="00000000" w:rsidRDefault="00000000" w:rsidRPr="00000000" w14:paraId="000000C3">
      <w:pPr>
        <w:numPr>
          <w:ilvl w:val="0"/>
          <w:numId w:val="9"/>
        </w:numPr>
        <w:spacing w:after="0" w:afterAutospacing="0"/>
        <w:ind w:left="720" w:hanging="360"/>
        <w:rPr>
          <w:u w:val="none"/>
        </w:rPr>
      </w:pPr>
      <w:r w:rsidDel="00000000" w:rsidR="00000000" w:rsidRPr="00000000">
        <w:rPr>
          <w:rtl w:val="0"/>
        </w:rPr>
        <w:t xml:space="preserve">Digital Breakouts, Breakout Boxes and Escape Rooms</w:t>
      </w:r>
    </w:p>
    <w:p w:rsidR="00000000" w:rsidDel="00000000" w:rsidP="00000000" w:rsidRDefault="00000000" w:rsidRPr="00000000" w14:paraId="000000C4">
      <w:pPr>
        <w:numPr>
          <w:ilvl w:val="1"/>
          <w:numId w:val="9"/>
        </w:numPr>
        <w:spacing w:after="0" w:afterAutospacing="0" w:before="0" w:beforeAutospacing="0"/>
        <w:ind w:left="1440" w:hanging="360"/>
        <w:rPr>
          <w:u w:val="none"/>
        </w:rPr>
      </w:pPr>
      <w:hyperlink r:id="rId51">
        <w:r w:rsidDel="00000000" w:rsidR="00000000" w:rsidRPr="00000000">
          <w:rPr>
            <w:rtl w:val="0"/>
          </w:rPr>
          <w:t xml:space="preserve">(Lewallen, 2019)</w:t>
        </w:r>
      </w:hyperlink>
      <w:r w:rsidDel="00000000" w:rsidR="00000000" w:rsidRPr="00000000">
        <w:rPr>
          <w:rtl w:val="0"/>
        </w:rPr>
        <w:t xml:space="preserve"> </w:t>
      </w:r>
      <w:r w:rsidDel="00000000" w:rsidR="00000000" w:rsidRPr="00000000">
        <w:rPr>
          <w:rtl w:val="0"/>
        </w:rPr>
        <w:t xml:space="preserve">describes breakout boxes as library-adapted escape-room kits using locks, puzzles, and timed challenges as a scalable form of K–12 school library programming that can be deployed for orientations, curriculum-linked instruction, and extended camps. The project goal is to use collaborative puzzle play to advance library learning priorities—especially inquiry, teamwork, communication, and perseverance—while positioning the library as a hub for experiential, student-centered learning. Based on practitioner implementation, Lewallen reports that breakout boxes reliably produce high student engagement and observable growth in collaborative problem-solving and persistence, with debriefing serving as a key mechanism for reflection and transfer of learning.</w:t>
      </w:r>
    </w:p>
    <w:p w:rsidR="00000000" w:rsidDel="00000000" w:rsidP="00000000" w:rsidRDefault="00000000" w:rsidRPr="00000000" w14:paraId="000000C5">
      <w:pPr>
        <w:numPr>
          <w:ilvl w:val="0"/>
          <w:numId w:val="9"/>
        </w:numPr>
        <w:spacing w:after="0" w:afterAutospacing="0" w:before="0" w:beforeAutospacing="0"/>
        <w:ind w:left="720" w:hanging="360"/>
        <w:rPr>
          <w:u w:val="none"/>
        </w:rPr>
      </w:pPr>
      <w:r w:rsidDel="00000000" w:rsidR="00000000" w:rsidRPr="00000000">
        <w:rPr>
          <w:rtl w:val="0"/>
        </w:rPr>
        <w:t xml:space="preserve">Roleplaying and Live Action Roleplaying</w:t>
      </w:r>
    </w:p>
    <w:p w:rsidR="00000000" w:rsidDel="00000000" w:rsidP="00000000" w:rsidRDefault="00000000" w:rsidRPr="00000000" w14:paraId="000000C6">
      <w:pPr>
        <w:numPr>
          <w:ilvl w:val="1"/>
          <w:numId w:val="9"/>
        </w:numPr>
        <w:spacing w:after="0" w:afterAutospacing="0" w:before="0" w:beforeAutospacing="0"/>
        <w:ind w:left="1440" w:hanging="360"/>
        <w:rPr>
          <w:u w:val="none"/>
        </w:rPr>
      </w:pPr>
      <w:hyperlink r:id="rId52">
        <w:r w:rsidDel="00000000" w:rsidR="00000000" w:rsidRPr="00000000">
          <w:rPr>
            <w:rtl w:val="0"/>
          </w:rPr>
          <w:t xml:space="preserve">(Nelson &amp; Matthews, 2025)</w:t>
        </w:r>
      </w:hyperlink>
      <w:r w:rsidDel="00000000" w:rsidR="00000000" w:rsidRPr="00000000">
        <w:rPr>
          <w:rtl w:val="0"/>
        </w:rPr>
        <w:t xml:space="preserve"> facilitated adult, teen and all ages events for the popular Dungeness and Dragons Games. They scheduled times, supplied or facilitated the dungeonmasters and connected to collections programs for materials (guides and character sheets), and to their makerspace for fabricating miniatures. </w:t>
      </w:r>
      <w:r w:rsidDel="00000000" w:rsidR="00000000" w:rsidRPr="00000000">
        <w:rPr>
          <w:rtl w:val="0"/>
        </w:rPr>
      </w:r>
    </w:p>
    <w:p w:rsidR="00000000" w:rsidDel="00000000" w:rsidP="00000000" w:rsidRDefault="00000000" w:rsidRPr="00000000" w14:paraId="000000C7">
      <w:pPr>
        <w:numPr>
          <w:ilvl w:val="0"/>
          <w:numId w:val="9"/>
        </w:numPr>
        <w:spacing w:after="0" w:afterAutospacing="0" w:before="0" w:beforeAutospacing="0"/>
        <w:ind w:left="720" w:hanging="360"/>
        <w:rPr>
          <w:u w:val="none"/>
        </w:rPr>
      </w:pPr>
      <w:r w:rsidDel="00000000" w:rsidR="00000000" w:rsidRPr="00000000">
        <w:rPr>
          <w:rtl w:val="0"/>
        </w:rPr>
        <w:t xml:space="preserve">Competitions and Esports</w:t>
      </w:r>
    </w:p>
    <w:p w:rsidR="00000000" w:rsidDel="00000000" w:rsidP="00000000" w:rsidRDefault="00000000" w:rsidRPr="00000000" w14:paraId="000000C8">
      <w:pPr>
        <w:numPr>
          <w:ilvl w:val="1"/>
          <w:numId w:val="9"/>
        </w:numPr>
        <w:spacing w:after="0" w:afterAutospacing="0" w:before="0" w:beforeAutospacing="0"/>
        <w:ind w:left="1440" w:hanging="360"/>
        <w:rPr>
          <w:u w:val="none"/>
        </w:rPr>
      </w:pPr>
      <w:hyperlink r:id="rId53">
        <w:r w:rsidDel="00000000" w:rsidR="00000000" w:rsidRPr="00000000">
          <w:rPr>
            <w:rtl w:val="0"/>
          </w:rPr>
          <w:t xml:space="preserve">(Vanden Elzen &amp; Roush, 2013)</w:t>
        </w:r>
      </w:hyperlink>
      <w:r w:rsidDel="00000000" w:rsidR="00000000" w:rsidRPr="00000000">
        <w:rPr>
          <w:rtl w:val="0"/>
        </w:rPr>
        <w:t xml:space="preserve"> reported success with using gaming competitions with games such as Super Smash Bros. to bring new audiences into the library and develop community. </w:t>
      </w:r>
    </w:p>
    <w:p w:rsidR="00000000" w:rsidDel="00000000" w:rsidP="00000000" w:rsidRDefault="00000000" w:rsidRPr="00000000" w14:paraId="000000C9">
      <w:pPr>
        <w:numPr>
          <w:ilvl w:val="1"/>
          <w:numId w:val="9"/>
        </w:numPr>
        <w:spacing w:after="0" w:afterAutospacing="0" w:before="0" w:beforeAutospacing="0"/>
        <w:ind w:left="1440" w:hanging="360"/>
      </w:pPr>
      <w:hyperlink r:id="rId54">
        <w:r w:rsidDel="00000000" w:rsidR="00000000" w:rsidRPr="00000000">
          <w:rPr>
            <w:rtl w:val="0"/>
          </w:rPr>
          <w:t xml:space="preserve">(Werner, 2013)</w:t>
        </w:r>
      </w:hyperlink>
      <w:r w:rsidDel="00000000" w:rsidR="00000000" w:rsidRPr="00000000">
        <w:rPr>
          <w:rtl w:val="0"/>
        </w:rPr>
        <w:t xml:space="preserve"> describe a variety of game genres used in compeitions to engage different audiences </w:t>
      </w:r>
      <w:r w:rsidDel="00000000" w:rsidR="00000000" w:rsidRPr="00000000">
        <w:rPr>
          <w:rtl w:val="0"/>
        </w:rPr>
      </w:r>
    </w:p>
    <w:p w:rsidR="00000000" w:rsidDel="00000000" w:rsidP="00000000" w:rsidRDefault="00000000" w:rsidRPr="00000000" w14:paraId="000000CA">
      <w:pPr>
        <w:numPr>
          <w:ilvl w:val="0"/>
          <w:numId w:val="9"/>
        </w:numPr>
        <w:spacing w:after="0" w:afterAutospacing="0" w:before="0" w:beforeAutospacing="0"/>
        <w:ind w:left="720" w:hanging="360"/>
        <w:rPr>
          <w:u w:val="none"/>
        </w:rPr>
      </w:pPr>
      <w:r w:rsidDel="00000000" w:rsidR="00000000" w:rsidRPr="00000000">
        <w:rPr>
          <w:rtl w:val="0"/>
        </w:rPr>
        <w:t xml:space="preserve">Seminars, Talks and Panels about games or game content</w:t>
      </w:r>
    </w:p>
    <w:p w:rsidR="00000000" w:rsidDel="00000000" w:rsidP="00000000" w:rsidRDefault="00000000" w:rsidRPr="00000000" w14:paraId="000000CB">
      <w:pPr>
        <w:numPr>
          <w:ilvl w:val="1"/>
          <w:numId w:val="9"/>
        </w:numPr>
        <w:spacing w:after="0" w:afterAutospacing="0" w:before="0" w:beforeAutospacing="0"/>
        <w:ind w:left="1440" w:hanging="360"/>
        <w:rPr>
          <w:u w:val="none"/>
        </w:rPr>
      </w:pPr>
      <w:r w:rsidDel="00000000" w:rsidR="00000000" w:rsidRPr="00000000">
        <w:rPr>
          <w:rtl w:val="0"/>
        </w:rPr>
        <w:t xml:space="preserve">University of Minnesota Twin Cities </w:t>
      </w:r>
      <w:hyperlink r:id="rId55">
        <w:r w:rsidDel="00000000" w:rsidR="00000000" w:rsidRPr="00000000">
          <w:rPr>
            <w:rtl w:val="0"/>
          </w:rPr>
          <w:t xml:space="preserve">(Bishoff et al., 2015)</w:t>
        </w:r>
      </w:hyperlink>
      <w:r w:rsidDel="00000000" w:rsidR="00000000" w:rsidRPr="00000000">
        <w:rPr>
          <w:rtl w:val="0"/>
        </w:rPr>
      </w:r>
    </w:p>
    <w:p w:rsidR="00000000" w:rsidDel="00000000" w:rsidP="00000000" w:rsidRDefault="00000000" w:rsidRPr="00000000" w14:paraId="000000CC">
      <w:pPr>
        <w:numPr>
          <w:ilvl w:val="1"/>
          <w:numId w:val="9"/>
        </w:numPr>
        <w:spacing w:after="0" w:afterAutospacing="0" w:before="0" w:beforeAutospacing="0"/>
        <w:ind w:left="1440" w:hanging="360"/>
        <w:rPr>
          <w:u w:val="none"/>
        </w:rPr>
      </w:pPr>
      <w:r w:rsidDel="00000000" w:rsidR="00000000" w:rsidRPr="00000000">
        <w:rPr>
          <w:rtl w:val="0"/>
        </w:rPr>
        <w:t xml:space="preserve">Games as a counter-example - e.g. “cringy” representation</w:t>
      </w:r>
    </w:p>
    <w:p w:rsidR="00000000" w:rsidDel="00000000" w:rsidP="00000000" w:rsidRDefault="00000000" w:rsidRPr="00000000" w14:paraId="000000CD">
      <w:pPr>
        <w:numPr>
          <w:ilvl w:val="0"/>
          <w:numId w:val="9"/>
        </w:numPr>
        <w:spacing w:after="0" w:afterAutospacing="0" w:before="0" w:beforeAutospacing="0"/>
        <w:ind w:left="720" w:hanging="360"/>
        <w:rPr>
          <w:u w:val="none"/>
        </w:rPr>
      </w:pPr>
      <w:commentRangeStart w:id="66"/>
      <w:r w:rsidDel="00000000" w:rsidR="00000000" w:rsidRPr="00000000">
        <w:rPr>
          <w:rtl w:val="0"/>
        </w:rPr>
        <w:t xml:space="preserve">Social Game Playing Events</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0CE">
      <w:pPr>
        <w:numPr>
          <w:ilvl w:val="1"/>
          <w:numId w:val="9"/>
        </w:numPr>
        <w:spacing w:after="0" w:afterAutospacing="0" w:before="0" w:beforeAutospacing="0"/>
        <w:ind w:left="1440" w:hanging="360"/>
        <w:rPr>
          <w:u w:val="none"/>
        </w:rPr>
      </w:pPr>
      <w:hyperlink r:id="rId56">
        <w:r w:rsidDel="00000000" w:rsidR="00000000" w:rsidRPr="00000000">
          <w:rPr>
            <w:rtl w:val="0"/>
          </w:rPr>
          <w:t xml:space="preserve">(Bremer, 2017)</w:t>
        </w:r>
      </w:hyperlink>
      <w:r w:rsidDel="00000000" w:rsidR="00000000" w:rsidRPr="00000000">
        <w:rPr>
          <w:rtl w:val="0"/>
        </w:rPr>
      </w:r>
    </w:p>
    <w:p w:rsidR="00000000" w:rsidDel="00000000" w:rsidP="00000000" w:rsidRDefault="00000000" w:rsidRPr="00000000" w14:paraId="000000CF">
      <w:pPr>
        <w:numPr>
          <w:ilvl w:val="1"/>
          <w:numId w:val="9"/>
        </w:numPr>
        <w:spacing w:after="0" w:afterAutospacing="0" w:before="0" w:beforeAutospacing="0"/>
        <w:ind w:left="1440" w:hanging="360"/>
        <w:rPr>
          <w:u w:val="none"/>
        </w:rPr>
      </w:pPr>
      <w:hyperlink r:id="rId57">
        <w:r w:rsidDel="00000000" w:rsidR="00000000" w:rsidRPr="00000000">
          <w:rPr>
            <w:rtl w:val="0"/>
          </w:rPr>
          <w:t xml:space="preserve">(Werner, 2013)</w:t>
        </w:r>
      </w:hyperlink>
      <w:r w:rsidDel="00000000" w:rsidR="00000000" w:rsidRPr="00000000">
        <w:rPr>
          <w:rtl w:val="0"/>
        </w:rPr>
        <w:t xml:space="preserve"> developed regular card-gaming play events as well as regular video game events using games popular with their audiences. </w:t>
      </w:r>
    </w:p>
    <w:p w:rsidR="00000000" w:rsidDel="00000000" w:rsidP="00000000" w:rsidRDefault="00000000" w:rsidRPr="00000000" w14:paraId="000000D0">
      <w:pPr>
        <w:numPr>
          <w:ilvl w:val="0"/>
          <w:numId w:val="9"/>
        </w:numPr>
        <w:spacing w:after="0" w:afterAutospacing="0" w:before="0" w:beforeAutospacing="0"/>
        <w:ind w:left="720" w:hanging="360"/>
        <w:rPr>
          <w:u w:val="none"/>
        </w:rPr>
      </w:pPr>
      <w:r w:rsidDel="00000000" w:rsidR="00000000" w:rsidRPr="00000000">
        <w:rPr>
          <w:rtl w:val="0"/>
        </w:rPr>
        <w:t xml:space="preserve">Game Creation and Local Games</w:t>
      </w:r>
    </w:p>
    <w:p w:rsidR="00000000" w:rsidDel="00000000" w:rsidP="00000000" w:rsidRDefault="00000000" w:rsidRPr="00000000" w14:paraId="000000D1">
      <w:pPr>
        <w:numPr>
          <w:ilvl w:val="1"/>
          <w:numId w:val="9"/>
        </w:numPr>
        <w:spacing w:after="0" w:afterAutospacing="0" w:before="0" w:beforeAutospacing="0"/>
        <w:ind w:left="1440" w:hanging="360"/>
        <w:rPr>
          <w:u w:val="none"/>
        </w:rPr>
      </w:pPr>
      <w:r w:rsidDel="00000000" w:rsidR="00000000" w:rsidRPr="00000000">
        <w:rPr>
          <w:rtl w:val="0"/>
        </w:rPr>
        <w:t xml:space="preserve">Ben Stoke’s work</w:t>
      </w:r>
    </w:p>
    <w:p w:rsidR="00000000" w:rsidDel="00000000" w:rsidP="00000000" w:rsidRDefault="00000000" w:rsidRPr="00000000" w14:paraId="000000D2">
      <w:pPr>
        <w:numPr>
          <w:ilvl w:val="1"/>
          <w:numId w:val="9"/>
        </w:numPr>
        <w:spacing w:after="0" w:afterAutospacing="0" w:before="0" w:beforeAutospacing="0"/>
        <w:ind w:left="1440" w:hanging="360"/>
        <w:rPr>
          <w:u w:val="none"/>
        </w:rPr>
      </w:pPr>
      <w:r w:rsidDel="00000000" w:rsidR="00000000" w:rsidRPr="00000000">
        <w:rPr>
          <w:rtl w:val="0"/>
        </w:rPr>
        <w:t xml:space="preserve">Copeland et al. (2013) also describe tabletop game-design workshops through the Genesee Valley Educational Partnership. Students first played modern tabletop games as models, then designed their own games to represent curricular concepts and skills. Midway through the process, students pitched their games and received feedback on both curriculum integration and game design. The final products were playable games shared with and evaluated by classmates. This model positions game design as a form of assessment and synthesis: students demonstrate understanding by turning curricular ideas into playable systems.</w:t>
      </w:r>
    </w:p>
    <w:p w:rsidR="00000000" w:rsidDel="00000000" w:rsidP="00000000" w:rsidRDefault="00000000" w:rsidRPr="00000000" w14:paraId="000000D3">
      <w:pPr>
        <w:numPr>
          <w:ilvl w:val="0"/>
          <w:numId w:val="9"/>
        </w:numPr>
        <w:spacing w:after="0" w:afterAutospacing="0" w:before="0" w:beforeAutospacing="0"/>
        <w:ind w:left="720" w:hanging="360"/>
        <w:rPr>
          <w:u w:val="none"/>
        </w:rPr>
      </w:pPr>
      <w:r w:rsidDel="00000000" w:rsidR="00000000" w:rsidRPr="00000000">
        <w:rPr>
          <w:rtl w:val="0"/>
        </w:rPr>
        <w:t xml:space="preserve">Clubs</w:t>
      </w:r>
    </w:p>
    <w:p w:rsidR="00000000" w:rsidDel="00000000" w:rsidP="00000000" w:rsidRDefault="00000000" w:rsidRPr="00000000" w14:paraId="000000D4">
      <w:pPr>
        <w:numPr>
          <w:ilvl w:val="1"/>
          <w:numId w:val="9"/>
        </w:numPr>
        <w:spacing w:after="0" w:afterAutospacing="0" w:before="0" w:beforeAutospacing="0"/>
        <w:ind w:left="1440" w:hanging="360"/>
        <w:rPr>
          <w:u w:val="none"/>
        </w:rPr>
      </w:pPr>
      <w:r w:rsidDel="00000000" w:rsidR="00000000" w:rsidRPr="00000000">
        <w:rPr>
          <w:rtl w:val="0"/>
        </w:rPr>
        <w:t xml:space="preserve">Using gaming as one element in an educational program </w:t>
      </w:r>
      <w:hyperlink r:id="rId58">
        <w:r w:rsidDel="00000000" w:rsidR="00000000" w:rsidRPr="00000000">
          <w:rPr>
            <w:rtl w:val="0"/>
          </w:rPr>
          <w:t xml:space="preserve">(Brown &amp; Kasper, 2013)</w:t>
        </w:r>
      </w:hyperlink>
      <w:r w:rsidDel="00000000" w:rsidR="00000000" w:rsidRPr="00000000">
        <w:rPr>
          <w:rtl w:val="0"/>
        </w:rPr>
      </w:r>
    </w:p>
    <w:p w:rsidR="00000000" w:rsidDel="00000000" w:rsidP="00000000" w:rsidRDefault="00000000" w:rsidRPr="00000000" w14:paraId="000000D5">
      <w:pPr>
        <w:numPr>
          <w:ilvl w:val="1"/>
          <w:numId w:val="9"/>
        </w:numPr>
        <w:spacing w:before="0" w:beforeAutospacing="0"/>
        <w:ind w:left="1440" w:hanging="360"/>
        <w:rPr>
          <w:u w:val="none"/>
        </w:rPr>
      </w:pPr>
      <w:r w:rsidDel="00000000" w:rsidR="00000000" w:rsidRPr="00000000">
        <w:rPr>
          <w:rtl w:val="0"/>
        </w:rPr>
        <w:t xml:space="preserve">Copeland et al. (2013) describe “Unplugged,” an after-school board game club at Trinity High School Learning Resources Centre in the United Kingdom. Meeting weekly, the club drew regular participation from students who were often not involved in more traditional after-school activities. The program used relatively short tabletop games suited to the one-hour time frame, including </w:t>
      </w:r>
      <w:r w:rsidDel="00000000" w:rsidR="00000000" w:rsidRPr="00000000">
        <w:rPr>
          <w:i w:val="1"/>
          <w:iCs w:val="1"/>
          <w:rtl w:val="0"/>
        </w:rPr>
        <w:t xml:space="preserve">Ticket to Ride</w:t>
      </w:r>
      <w:r w:rsidDel="00000000" w:rsidR="00000000" w:rsidRPr="00000000">
        <w:rPr>
          <w:rtl w:val="0"/>
        </w:rPr>
        <w:t xml:space="preserve">, </w:t>
      </w:r>
      <w:r w:rsidDel="00000000" w:rsidR="00000000" w:rsidRPr="00000000">
        <w:rPr>
          <w:i w:val="1"/>
          <w:iCs w:val="1"/>
          <w:rtl w:val="0"/>
        </w:rPr>
        <w:t xml:space="preserve">Marrakech</w:t>
      </w:r>
      <w:r w:rsidDel="00000000" w:rsidR="00000000" w:rsidRPr="00000000">
        <w:rPr>
          <w:rtl w:val="0"/>
        </w:rPr>
        <w:t xml:space="preserve">, </w:t>
      </w:r>
      <w:r w:rsidDel="00000000" w:rsidR="00000000" w:rsidRPr="00000000">
        <w:rPr>
          <w:i w:val="1"/>
          <w:iCs w:val="1"/>
          <w:rtl w:val="0"/>
        </w:rPr>
        <w:t xml:space="preserve">Zombies</w:t>
      </w:r>
      <w:r w:rsidDel="00000000" w:rsidR="00000000" w:rsidRPr="00000000">
        <w:rPr>
          <w:rtl w:val="0"/>
        </w:rPr>
        <w:t xml:space="preserve">, chess, and card games. The club provided a structured but informal space for socialization, cross-year friendships, rule negotiation, and peer teaching.</w:t>
      </w:r>
    </w:p>
    <w:p w:rsidR="00000000" w:rsidDel="00000000" w:rsidP="00000000" w:rsidRDefault="00000000" w:rsidRPr="00000000" w14:paraId="000000D6">
      <w:pPr>
        <w:pStyle w:val="Heading3"/>
        <w:rPr/>
      </w:pPr>
      <w:bookmarkStart w:colFirst="0" w:colLast="0" w:name="_jld0g9z9cspt" w:id="36"/>
      <w:bookmarkEnd w:id="36"/>
      <w:commentRangeStart w:id="67"/>
      <w:commentRangeStart w:id="68"/>
      <w:commentRangeStart w:id="69"/>
      <w:r w:rsidDel="00000000" w:rsidR="00000000" w:rsidRPr="00000000">
        <w:rPr>
          <w:rtl w:val="0"/>
        </w:rPr>
        <w:t xml:space="preserve">Programs inside of Games</w:t>
      </w:r>
      <w:commentRangeEnd w:id="67"/>
      <w:r w:rsidDel="00000000" w:rsidR="00000000" w:rsidRPr="00000000">
        <w:commentReference w:id="67"/>
      </w: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Since the mid-2000s, library and information science scholarship has intermittently explored whether libraries can operate within game worlds and immersive virtual environments, rather than merely using games as instructional tools or programming content. This line of inquiry emerges from a broader reconceptualization of libraries as social and civic institutions and optimism about virtual worlds as persistent, shared social spaces.</w:t>
      </w:r>
    </w:p>
    <w:p w:rsidR="00000000" w:rsidDel="00000000" w:rsidP="00000000" w:rsidRDefault="00000000" w:rsidRPr="00000000" w14:paraId="000000D8">
      <w:pPr>
        <w:rPr/>
      </w:pPr>
      <w:r w:rsidDel="00000000" w:rsidR="00000000" w:rsidRPr="00000000">
        <w:rPr>
          <w:rtl w:val="0"/>
        </w:rPr>
        <w:t xml:space="preserve">The most sustained early experimentation occurred within a virtual environment called Second Life, where librarians created avatar-mediated library spaces offering reference services, programs, exhibits, and professional gatherings. Bell and Trueman’s Virtual Worlds, Real Libraries </w:t>
      </w:r>
      <w:hyperlink r:id="rId59">
        <w:r w:rsidDel="00000000" w:rsidR="00000000" w:rsidRPr="00000000">
          <w:rPr>
            <w:rtl w:val="0"/>
          </w:rPr>
          <w:t xml:space="preserve">(Bell &amp; Trueman, 2008)</w:t>
        </w:r>
      </w:hyperlink>
      <w:r w:rsidDel="00000000" w:rsidR="00000000" w:rsidRPr="00000000">
        <w:rPr>
          <w:rtl w:val="0"/>
        </w:rPr>
        <w:t xml:space="preserve"> remains the foundational account of this period, documenting how academic and public librarians treated Second Life environments as experimental library branches rather than as games. Empirical studies of Second Life libraries further examined user information needs </w:t>
      </w:r>
      <w:hyperlink r:id="rId60">
        <w:r w:rsidDel="00000000" w:rsidR="00000000" w:rsidRPr="00000000">
          <w:rPr>
            <w:rtl w:val="0"/>
          </w:rPr>
          <w:t xml:space="preserve">(Chow et al., 2012)</w:t>
        </w:r>
      </w:hyperlink>
      <w:r w:rsidDel="00000000" w:rsidR="00000000" w:rsidRPr="00000000">
        <w:rPr>
          <w:rtl w:val="0"/>
        </w:rPr>
        <w:t xml:space="preserve">, librarian identity and professional practice </w:t>
      </w:r>
      <w:hyperlink r:id="rId61">
        <w:r w:rsidDel="00000000" w:rsidR="00000000" w:rsidRPr="00000000">
          <w:rPr>
            <w:rtl w:val="0"/>
          </w:rPr>
          <w:t xml:space="preserve">(Mon, 2012)</w:t>
        </w:r>
      </w:hyperlink>
      <w:r w:rsidDel="00000000" w:rsidR="00000000" w:rsidRPr="00000000">
        <w:rPr>
          <w:rtl w:val="0"/>
        </w:rPr>
        <w:t xml:space="preserve">, and the pedagogical affordances of presence-based interaction in immersive environments </w:t>
      </w:r>
      <w:hyperlink r:id="rId62">
        <w:r w:rsidDel="00000000" w:rsidR="00000000" w:rsidRPr="00000000">
          <w:rPr>
            <w:rtl w:val="0"/>
          </w:rPr>
          <w:t xml:space="preserve">(Bronack et al., n.d.; Webber &amp; Nahl, 2011)</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Across this literature, findings suggest that virtual libraries in Second Life were effective as niche, high-engagement spaces, particularly for professional development, distance education, and experimental instruction. However, subsequent reflective and evaluative work highlights persistent structural challenges, including high labor demands, technical barriers for users, platform instability, and difficulty sustaining broad public participation once novelty diminished </w:t>
      </w:r>
      <w:hyperlink r:id="rId63">
        <w:r w:rsidDel="00000000" w:rsidR="00000000" w:rsidRPr="00000000">
          <w:rPr>
            <w:rtl w:val="0"/>
          </w:rPr>
          <w:t xml:space="preserve">(Bell &amp; Trueman, 2008)</w:t>
        </w:r>
      </w:hyperlink>
      <w:r w:rsidDel="00000000" w:rsidR="00000000" w:rsidRPr="00000000">
        <w:rPr>
          <w:rtl w:val="0"/>
        </w:rPr>
        <w:t xml:space="preserve">. By the early 2010s, many Second Life library initiatives had been discontinued, and the literature increasingly framed them as historically significant experiments rather than scalable service models.</w:t>
      </w:r>
    </w:p>
    <w:p w:rsidR="00000000" w:rsidDel="00000000" w:rsidP="00000000" w:rsidRDefault="00000000" w:rsidRPr="00000000" w14:paraId="000000DA">
      <w:pPr>
        <w:rPr/>
      </w:pPr>
      <w:r w:rsidDel="00000000" w:rsidR="00000000" w:rsidRPr="00000000">
        <w:rPr>
          <w:rtl w:val="0"/>
        </w:rPr>
        <w:t xml:space="preserve">More recently, interest in immersive environments has re-emerged alongside renewed discourse on the “metaverse” and social virtual reality platforms. Hollister’s exploratory study of Meta Horizon Worlds provides the most current, systematic examination of libraries operating within a contemporary VR platform </w:t>
      </w:r>
      <w:hyperlink r:id="rId64">
        <w:r w:rsidDel="00000000" w:rsidR="00000000" w:rsidRPr="00000000">
          <w:rPr>
            <w:rtl w:val="0"/>
          </w:rPr>
          <w:t xml:space="preserve">(Hollister, 2024)</w:t>
        </w:r>
      </w:hyperlink>
      <w:r w:rsidDel="00000000" w:rsidR="00000000" w:rsidRPr="00000000">
        <w:rPr>
          <w:rtl w:val="0"/>
        </w:rPr>
        <w:t xml:space="preserve">. Using unobtrusive VR-based observation and qualitative content analysis, Hollister identified 44 library-themed worlds, categorizing them as art and asset libraries, community libraries, personal libraries, or library-aesthetic social and game spaces. Crucially, the study finds that few of these virtual libraries are formally affiliated with real-world libraries, and that most prioritize socializing, cultural expression, or creative reuse of assets over traditional library services such as reference or access to digital collections.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Taken together, the literature indicates a clear shift over time. Early work imagined game worlds and virtual environments as potential sites of librarianship itself, while more recent research frames them as cultural and social infrastructures that libraries may utilize. Rather than replicating full library services within games, contemporary examples emphasize participation, community expression, and the </w:t>
      </w:r>
      <w:commentRangeStart w:id="70"/>
      <w:commentRangeStart w:id="71"/>
      <w:r w:rsidDel="00000000" w:rsidR="00000000" w:rsidRPr="00000000">
        <w:rPr>
          <w:rtl w:val="0"/>
        </w:rPr>
        <w:t xml:space="preserve">affective power of library space and aesthetics</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t xml:space="preserve">. As </w:t>
      </w:r>
      <w:hyperlink r:id="rId65">
        <w:r w:rsidDel="00000000" w:rsidR="00000000" w:rsidRPr="00000000">
          <w:rPr>
            <w:rtl w:val="0"/>
          </w:rPr>
          <w:t xml:space="preserve">(Hollister, 2024)</w:t>
        </w:r>
      </w:hyperlink>
      <w:r w:rsidDel="00000000" w:rsidR="00000000" w:rsidRPr="00000000">
        <w:rPr>
          <w:rtl w:val="0"/>
        </w:rPr>
        <w:t xml:space="preserve"> </w:t>
      </w:r>
      <w:r w:rsidDel="00000000" w:rsidR="00000000" w:rsidRPr="00000000">
        <w:rPr>
          <w:rtl w:val="0"/>
        </w:rPr>
        <w:t xml:space="preserve">concludes, virtual libraries in the metaverse may represent an opportunity for future growth, but their viability depends on platform stability, institutional commitment, and a realistic alignment between library values and the alignment with the affordances and creators of the technologies.</w:t>
      </w:r>
    </w:p>
    <w:p w:rsidR="00000000" w:rsidDel="00000000" w:rsidP="00000000" w:rsidRDefault="00000000" w:rsidRPr="00000000" w14:paraId="000000DD">
      <w:pPr>
        <w:pStyle w:val="Heading1"/>
        <w:rPr/>
      </w:pPr>
      <w:bookmarkStart w:colFirst="0" w:colLast="0" w:name="_7hu1p65wf7w" w:id="37"/>
      <w:bookmarkEnd w:id="37"/>
      <w:r w:rsidDel="00000000" w:rsidR="00000000" w:rsidRPr="00000000">
        <w:rPr>
          <w:rtl w:val="0"/>
        </w:rPr>
        <w:t xml:space="preserve">Lessons Learned about Designing Programming</w:t>
      </w:r>
    </w:p>
    <w:p w:rsidR="00000000" w:rsidDel="00000000" w:rsidP="00000000" w:rsidRDefault="00000000" w:rsidRPr="00000000" w14:paraId="000000DE">
      <w:pPr>
        <w:pStyle w:val="Heading2"/>
        <w:rPr/>
      </w:pPr>
      <w:bookmarkStart w:colFirst="0" w:colLast="0" w:name="_2vdh3y8rudyu" w:id="38"/>
      <w:bookmarkEnd w:id="38"/>
      <w:r w:rsidDel="00000000" w:rsidR="00000000" w:rsidRPr="00000000">
        <w:rPr>
          <w:rtl w:val="0"/>
        </w:rPr>
        <w:t xml:space="preserve">Barriers for Videogame programming adoption and facilitation</w:t>
      </w:r>
    </w:p>
    <w:p w:rsidR="00000000" w:rsidDel="00000000" w:rsidP="00000000" w:rsidRDefault="00000000" w:rsidRPr="00000000" w14:paraId="000000DF">
      <w:pPr>
        <w:rPr/>
      </w:pPr>
      <w:r w:rsidDel="00000000" w:rsidR="00000000" w:rsidRPr="00000000">
        <w:rPr>
          <w:rtl w:val="0"/>
        </w:rPr>
        <w:t xml:space="preserve">Abrams and Van Eck (2021) show that videogame programming depends on both institutional resources and professional beliefs. First-order barriers include funding, equipment, training, space, staffing, and administrative support. Second-order barriers include librarian confidence, assumptions about the value of videogames, and perceptions of teen behavior. This distinction is important for GBLS because it shows that successful programming requires more than purchasing games or consoles. Libraries must also build staff capacity, address internal skepticism, and design programming models that support the kinds of literacies games make possible.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4n5n7u9cxzcp" w:id="39"/>
      <w:bookmarkEnd w:id="39"/>
      <w:commentRangeStart w:id="72"/>
      <w:commentRangeStart w:id="73"/>
      <w:r w:rsidDel="00000000" w:rsidR="00000000" w:rsidRPr="00000000">
        <w:rPr>
          <w:b w:val="1"/>
          <w:bCs w:val="1"/>
          <w:rtl w:val="0"/>
        </w:rPr>
        <w:t xml:space="preserve">Understand audience needs</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The strongest examples of game-based library services begin with a clearly defined purpose and a grounded understanding of the intended audience. Libraries use games for many different reasons: to orient students to library spaces, teach information literacy, attract new audiences, develop local community, support wellness, circulate culturally significant media, or create opportunities for informal learning. Because these goals differ, the same game format will not serve every purpose equally well.</w:t>
      </w:r>
    </w:p>
    <w:p w:rsidR="00000000" w:rsidDel="00000000" w:rsidP="00000000" w:rsidRDefault="00000000" w:rsidRPr="00000000" w14:paraId="000000E3">
      <w:pPr>
        <w:rPr/>
      </w:pPr>
      <w:r w:rsidDel="00000000" w:rsidR="00000000" w:rsidRPr="00000000">
        <w:rPr>
          <w:rtl w:val="0"/>
        </w:rPr>
        <w:t xml:space="preserve">Farrell, Neeser, and Bishoff (2017) argue that academic libraries should begin with local needs assessment rather than assumptions about what game services users want. At the University of Minnesota, librarians initially assumed that the library could serve as a casual recreational gaming space. Low turnout revealed a mismatch between the proposed service and the campus context, where gaming clubs already existed and many students were commuters. In response, the library shifted toward programming more aligned with scholarly and student interests, including talks, panels, seminars, and game-development resources developed in partnership with campus organizations (Bishoff et al., 2015; Farrell et al., 2017).</w:t>
      </w:r>
    </w:p>
    <w:p w:rsidR="00000000" w:rsidDel="00000000" w:rsidP="00000000" w:rsidRDefault="00000000" w:rsidRPr="00000000" w14:paraId="000000E4">
      <w:pPr>
        <w:rPr/>
      </w:pPr>
      <w:r w:rsidDel="00000000" w:rsidR="00000000" w:rsidRPr="00000000">
        <w:rPr>
          <w:rtl w:val="0"/>
        </w:rPr>
        <w:t xml:space="preserve">Cho et al. (2023) provide a related example from public libraries. Their misinformation escape room was not designed simply to entertain patrons or increase attendance. Its purpose was to help participants develop epistemic resilience in relation to misinformation. Rather than focusing only on source-evaluation skills, the game placed participants in a situation where they encountered misleading headlines, manipulated charts, deepfakes, bots, and social media sharing as part of a larger narrative experience. This clarity of purpose shaped the entire design. The escape room format was selected because it could immerse participants in uncertainty, allow them to make mistakes safely, and provide a shared experience for later discussion.</w:t>
      </w:r>
    </w:p>
    <w:p w:rsidR="00000000" w:rsidDel="00000000" w:rsidP="00000000" w:rsidRDefault="00000000" w:rsidRPr="00000000" w14:paraId="000000E5">
      <w:pPr>
        <w:rPr/>
      </w:pPr>
      <w:r w:rsidDel="00000000" w:rsidR="00000000" w:rsidRPr="00000000">
        <w:rPr>
          <w:rtl w:val="0"/>
        </w:rPr>
        <w:t xml:space="preserve">Together, these studies suggest a broad design principle: libraries should first ask what kind of learning, participation, or community outcome the service is meant to support. Only then should they choose the game format, audience, facilitation model, collection strategy, and assessment approach.</w:t>
      </w:r>
    </w:p>
    <w:p w:rsidR="00000000" w:rsidDel="00000000" w:rsidP="00000000" w:rsidRDefault="00000000" w:rsidRPr="00000000" w14:paraId="000000E6">
      <w:pPr>
        <w:pStyle w:val="Heading2"/>
        <w:rPr/>
      </w:pPr>
      <w:bookmarkStart w:colFirst="0" w:colLast="0" w:name="_k3jo4zazd1c1" w:id="40"/>
      <w:bookmarkEnd w:id="40"/>
      <w:r w:rsidDel="00000000" w:rsidR="00000000" w:rsidRPr="00000000">
        <w:rPr>
          <w:rtl w:val="0"/>
        </w:rPr>
        <w:t xml:space="preserve">Partner with other organizations</w:t>
      </w:r>
    </w:p>
    <w:p w:rsidR="00000000" w:rsidDel="00000000" w:rsidP="00000000" w:rsidRDefault="00000000" w:rsidRPr="00000000" w14:paraId="000000E7">
      <w:pPr>
        <w:rPr/>
      </w:pPr>
      <w:r w:rsidDel="00000000" w:rsidR="00000000" w:rsidRPr="00000000">
        <w:rPr>
          <w:rtl w:val="0"/>
        </w:rPr>
        <w:t xml:space="preserve">Several studies suggest that game-based library programming is more effective when developed with partners rather than delivered in isolation. Partnerships can help libraries understand audience needs, promote events, recruit participants, select games, provide technical expertise, and connect programs to existing communities of practice.</w:t>
      </w:r>
    </w:p>
    <w:p w:rsidR="00000000" w:rsidDel="00000000" w:rsidP="00000000" w:rsidRDefault="00000000" w:rsidRPr="00000000" w14:paraId="000000E8">
      <w:pPr>
        <w:rPr/>
      </w:pPr>
      <w:r w:rsidDel="00000000" w:rsidR="00000000" w:rsidRPr="00000000">
        <w:rPr>
          <w:rtl w:val="0"/>
        </w:rPr>
        <w:t xml:space="preserve">In academic settings, partnerships with student organizations are especially important. Bishoff et al. (2015) describe how collaboration with student groups helped the University of Minnesota develop more relevant programming after initial recreational gaming events saw limited turnout. Vanden Elzen and Roush (2013) and Werner (2013) similarly emphasize the importance of working with students and campus groups to understand local gaming culture, choose appropriate games, and schedule events around the academic calendar. In public libraries, partnerships may include local game stores, schools, youth organizations, fandom communities, museums, community groups, or other libraries.</w:t>
      </w:r>
    </w:p>
    <w:p w:rsidR="00000000" w:rsidDel="00000000" w:rsidP="00000000" w:rsidRDefault="00000000" w:rsidRPr="00000000" w14:paraId="000000E9">
      <w:pPr>
        <w:rPr/>
      </w:pPr>
      <w:r w:rsidDel="00000000" w:rsidR="00000000" w:rsidRPr="00000000">
        <w:rPr>
          <w:rtl w:val="0"/>
        </w:rPr>
        <w:t xml:space="preserve">Partnerships can also extend the library’s capacity. Bremer (2017), for example, describes a cross-library event involving both an academic and a public library. Cho et al. (2023) used collaboration among researchers, librarians, students, and an escape room developer to design and test the misinformation escape room. Such examples suggest that GBLS often works best as networked programming. Libraries provide trust, access, space, and facilitation, while partners may contribute subject expertise, design knowledge, community connections, or promotional reach.</w:t>
      </w:r>
      <w:r w:rsidDel="00000000" w:rsidR="00000000" w:rsidRPr="00000000">
        <w:rPr>
          <w:rtl w:val="0"/>
        </w:rPr>
      </w:r>
    </w:p>
    <w:p w:rsidR="00000000" w:rsidDel="00000000" w:rsidP="00000000" w:rsidRDefault="00000000" w:rsidRPr="00000000" w14:paraId="000000EA">
      <w:pPr>
        <w:pStyle w:val="Heading2"/>
        <w:spacing w:after="40" w:lineRule="auto"/>
        <w:rPr/>
      </w:pPr>
      <w:bookmarkStart w:colFirst="0" w:colLast="0" w:name="_u1mzty38tta8" w:id="41"/>
      <w:bookmarkEnd w:id="41"/>
      <w:commentRangeStart w:id="74"/>
      <w:commentRangeStart w:id="75"/>
      <w:commentRangeStart w:id="76"/>
      <w:commentRangeStart w:id="77"/>
      <w:r w:rsidDel="00000000" w:rsidR="00000000" w:rsidRPr="00000000">
        <w:rPr>
          <w:rtl w:val="0"/>
        </w:rPr>
        <w:t xml:space="preserve">Selecting Games</w:t>
      </w:r>
    </w:p>
    <w:p w:rsidR="00000000" w:rsidDel="00000000" w:rsidP="00000000" w:rsidRDefault="00000000" w:rsidRPr="00000000" w14:paraId="000000EB">
      <w:pPr>
        <w:keepNext w:val="0"/>
        <w:keepLines w:val="0"/>
        <w:spacing w:after="40" w:before="240" w:lineRule="auto"/>
        <w:rPr/>
      </w:pPr>
      <w:r w:rsidDel="00000000" w:rsidR="00000000" w:rsidRPr="00000000">
        <w:rPr>
          <w:color w:val="000000"/>
          <w:sz w:val="22"/>
          <w:szCs w:val="22"/>
          <w:rtl w:val="0"/>
        </w:rPr>
        <w:t xml:space="preserve">Games, like any other media, are as diverse as their audiences. A well rounded collection will include games of different types (analog and digital, console and computer) as well as </w:t>
      </w:r>
      <w:r w:rsidDel="00000000" w:rsidR="00000000" w:rsidRPr="00000000">
        <w:rPr>
          <w:rtl w:val="0"/>
        </w:rPr>
        <w:t xml:space="preserve">genres (action, puzzle, RPG, “serious games”). Games should be selected for inclusivity by selecting a diversity of genres and topics </w:t>
      </w:r>
      <w:hyperlink r:id="rId66">
        <w:r w:rsidDel="00000000" w:rsidR="00000000" w:rsidRPr="00000000">
          <w:rPr>
            <w:rtl w:val="0"/>
          </w:rPr>
          <w:t xml:space="preserve">(Farmer, 2011)</w:t>
        </w:r>
      </w:hyperlink>
      <w:r w:rsidDel="00000000" w:rsidR="00000000" w:rsidRPr="00000000">
        <w:rPr>
          <w:rtl w:val="0"/>
        </w:rPr>
        <w:t xml:space="preserve"> Curators should also consider </w:t>
      </w:r>
      <w:r w:rsidDel="00000000" w:rsidR="00000000" w:rsidRPr="00000000">
        <w:rPr>
          <w:rtl w:val="0"/>
        </w:rPr>
        <w:t xml:space="preserve">ESRB age ratings (E, T, M) and display information for parents. For consoles, support multiple platforms (Wii, Xbox, PlayStation, Meta). Newer consoles attract audiences who want to try them </w:t>
      </w:r>
      <w:hyperlink r:id="rId67">
        <w:r w:rsidDel="00000000" w:rsidR="00000000" w:rsidRPr="00000000">
          <w:rPr>
            <w:rtl w:val="0"/>
          </w:rPr>
          <w:t xml:space="preserve">(Bishoff et al., 2015)</w:t>
        </w:r>
      </w:hyperlink>
      <w:r w:rsidDel="00000000" w:rsidR="00000000" w:rsidRPr="00000000">
        <w:rPr>
          <w:rtl w:val="0"/>
        </w:rPr>
        <w:t xml:space="preserve">, but older consoles have larger catalogs of content. Various authors mentioned partnering with local game stores and gaming clubs to help select titles, but there are also industry awards that can help identify particularly important titles, such as the Games For Change, Peabody and GEE! awards. </w:t>
      </w:r>
      <w:hyperlink r:id="rId68">
        <w:r w:rsidDel="00000000" w:rsidR="00000000" w:rsidRPr="00000000">
          <w:rPr>
            <w:rtl w:val="0"/>
          </w:rPr>
          <w:t xml:space="preserve">(Werner, 2013)</w:t>
        </w:r>
      </w:hyperlink>
      <w:r w:rsidDel="00000000" w:rsidR="00000000" w:rsidRPr="00000000">
        <w:rPr>
          <w:rtl w:val="0"/>
        </w:rPr>
        <w:t xml:space="preserve"> mentions that the collection development policies should be made clear to address potential parental concerns.  </w:t>
      </w:r>
      <w:commentRangeEnd w:id="74"/>
      <w:r w:rsidDel="00000000" w:rsidR="00000000" w:rsidRPr="00000000">
        <w:commentReference w:id="74"/>
      </w:r>
      <w:commentRangeEnd w:id="75"/>
      <w:r w:rsidDel="00000000" w:rsidR="00000000" w:rsidRPr="00000000">
        <w:commentReference w:id="75"/>
      </w:r>
      <w:commentRangeEnd w:id="76"/>
      <w:r w:rsidDel="00000000" w:rsidR="00000000" w:rsidRPr="00000000">
        <w:commentReference w:id="76"/>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0EC">
      <w:pPr>
        <w:pStyle w:val="Heading2"/>
        <w:spacing w:after="40" w:lineRule="auto"/>
        <w:rPr/>
      </w:pPr>
      <w:bookmarkStart w:colFirst="0" w:colLast="0" w:name="_968rqljg6wei" w:id="42"/>
      <w:bookmarkEnd w:id="42"/>
      <w:r w:rsidDel="00000000" w:rsidR="00000000" w:rsidRPr="00000000">
        <w:rPr>
          <w:rtl w:val="0"/>
        </w:rPr>
        <w:t xml:space="preserve">Match the Game Form to the Goal and Audience</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rtl w:val="0"/>
        </w:rPr>
        <w:t xml:space="preserve">The reviewed literature also suggests that modality matters. Board games, video games, escape rooms, tabletop roleplaying games, esports competitions, virtual reality experiences, circulating collections, and game-development resources each organize participation differently. They differ in cost, accessibility, technical requirements, social dynamics, staff expertise, and learning affordances. Game selection should therefore be treated as a design decision rather than a matter of preference or popularity.</w:t>
      </w:r>
    </w:p>
    <w:p w:rsidR="00000000" w:rsidDel="00000000" w:rsidP="00000000" w:rsidRDefault="00000000" w:rsidRPr="00000000" w14:paraId="000000EE">
      <w:pPr>
        <w:spacing w:after="40" w:lineRule="auto"/>
        <w:rPr/>
      </w:pPr>
      <w:r w:rsidDel="00000000" w:rsidR="00000000" w:rsidRPr="00000000">
        <w:rPr>
          <w:rtl w:val="0"/>
        </w:rPr>
        <w:t xml:space="preserve">Escape rooms are particularly well suited to collaborative problem-solving, puzzle-based inquiry, time-limited engagement, and structured reflection. In Cho et al. (2023), the escape room format worked because misinformation often involves partial evidence, emotional pressure, misleading patterns, and the need to interpret uncertain information with others. Breakout boxes and similar escape-room formats have also been used in school library contexts to support inquiry, teamwork, communication, and perseverance (Lewallen, 2019).</w:t>
      </w:r>
    </w:p>
    <w:p w:rsidR="00000000" w:rsidDel="00000000" w:rsidP="00000000" w:rsidRDefault="00000000" w:rsidRPr="00000000" w14:paraId="000000EF">
      <w:pPr>
        <w:spacing w:after="40" w:lineRule="auto"/>
        <w:rPr/>
      </w:pPr>
      <w:r w:rsidDel="00000000" w:rsidR="00000000" w:rsidRPr="00000000">
        <w:rPr>
          <w:rtl w:val="0"/>
        </w:rPr>
        <w:t xml:space="preserve">Tabletop roleplaying games, by contrast, may be especially useful for sustained group belonging, role-taking, identity play, and collaborative storytelling. Nelson and Matthews (2025) found that the library’s role in Dungeons &amp; Dragons programming was not simply to provide materials, but to provide stability, regular meeting times, a welcoming environment, and access to dungeonmasters or other facilitators. Esports and tournaments may be useful for attracting new audiences and increasing visibility, but several authors suggest balancing competitive events with casual, low-barrier opportunities for social play so that programming does not only serve already confident or competitive players (Vanden Elzen &amp; Roush, 2013; Werner, 2013).</w:t>
      </w:r>
    </w:p>
    <w:p w:rsidR="00000000" w:rsidDel="00000000" w:rsidP="00000000" w:rsidRDefault="00000000" w:rsidRPr="00000000" w14:paraId="000000F0">
      <w:pPr>
        <w:spacing w:after="40" w:lineRule="auto"/>
        <w:rPr/>
      </w:pPr>
      <w:r w:rsidDel="00000000" w:rsidR="00000000" w:rsidRPr="00000000">
        <w:rPr>
          <w:rtl w:val="0"/>
        </w:rPr>
        <w:t xml:space="preserve">This principle is especially important for equity. Games are diverse media, and audiences encounter them with different levels of comfort, familiarity, and prior experience. A well-designed service should consider whether the chosen format invites participation from the intended audience or unintentionally privileges patrons who already possess gaming knowledge, technical access, or social confidence.</w:t>
      </w:r>
    </w:p>
    <w:p w:rsidR="00000000" w:rsidDel="00000000" w:rsidP="00000000" w:rsidRDefault="00000000" w:rsidRPr="00000000" w14:paraId="000000F1">
      <w:pPr>
        <w:pStyle w:val="Heading2"/>
        <w:spacing w:after="40" w:lineRule="auto"/>
        <w:rPr/>
      </w:pPr>
      <w:bookmarkStart w:colFirst="0" w:colLast="0" w:name="_y2m64icfgyfq" w:id="43"/>
      <w:bookmarkEnd w:id="43"/>
      <w:r w:rsidDel="00000000" w:rsidR="00000000" w:rsidRPr="00000000">
        <w:rPr>
          <w:rtl w:val="0"/>
        </w:rPr>
        <w:t xml:space="preserve">Select and Curate Games Intentionally </w:t>
      </w:r>
    </w:p>
    <w:p w:rsidR="00000000" w:rsidDel="00000000" w:rsidP="00000000" w:rsidRDefault="00000000" w:rsidRPr="00000000" w14:paraId="000000F2">
      <w:pPr>
        <w:rPr/>
      </w:pPr>
      <w:r w:rsidDel="00000000" w:rsidR="00000000" w:rsidRPr="00000000">
        <w:rPr>
          <w:rtl w:val="0"/>
        </w:rPr>
        <w:t xml:space="preserve">Game selection is a core part of program design. Games, like books, films, music, and other media, vary widely by genre, theme, difficulty, audience, cultural context, accessibility, and representational politics. A well-rounded game collection or program should include multiple forms of play, including analog and digital games, console and computer games, cooperative and competitive games, short and long-form games, and games across genres such as action, puzzle, strategy, roleplaying, party games, serious games, and simulation.</w:t>
      </w:r>
    </w:p>
    <w:p w:rsidR="00000000" w:rsidDel="00000000" w:rsidP="00000000" w:rsidRDefault="00000000" w:rsidRPr="00000000" w14:paraId="000000F3">
      <w:pPr>
        <w:rPr/>
      </w:pPr>
      <w:r w:rsidDel="00000000" w:rsidR="00000000" w:rsidRPr="00000000">
        <w:rPr>
          <w:rtl w:val="0"/>
        </w:rPr>
        <w:t xml:space="preserve">Several authors recommend selecting games with inclusivity in mind. Farmer (2011), for example, argues that libraries should attend to gendered participation patterns and curate diverse game genres and topics rather than assuming that a single type of game will appeal broadly. Curators should also consider age ratings, parent information, accessibility, cost, platform availability, and the social norms associated with different play communities. Console selection involves similar tradeoffs. Newer systems may attract patrons who want to experiment with current technology, while older systems often have larger and more affordable catalogs.</w:t>
      </w:r>
    </w:p>
    <w:p w:rsidR="00000000" w:rsidDel="00000000" w:rsidP="00000000" w:rsidRDefault="00000000" w:rsidRPr="00000000" w14:paraId="000000F4">
      <w:pPr>
        <w:rPr/>
      </w:pPr>
      <w:r w:rsidDel="00000000" w:rsidR="00000000" w:rsidRPr="00000000">
        <w:rPr>
          <w:rtl w:val="0"/>
        </w:rPr>
        <w:t xml:space="preserve">Curation also requires attention to relationships among games, since patrons may approach a collection through franchises, platform versions, expansions, spin-offs, adaptations, or related media rather than through isolated titles.</w:t>
      </w:r>
    </w:p>
    <w:p w:rsidR="00000000" w:rsidDel="00000000" w:rsidP="00000000" w:rsidRDefault="00000000" w:rsidRPr="00000000" w14:paraId="000000F5">
      <w:pPr>
        <w:rPr/>
      </w:pPr>
      <w:r w:rsidDel="00000000" w:rsidR="00000000" w:rsidRPr="00000000">
        <w:rPr>
          <w:rtl w:val="0"/>
        </w:rPr>
        <w:t xml:space="preserve">Curation can also connect games to other library materials and programs. Displays that link popular games to related books, films, nonfiction, comics, music, or historical materials can position games within broader media ecosystems. For example, a science fiction game might be paired with novels, films, or nonfiction about space exploration, artificial intelligence, or political conflict. For example, display signage such as, </w:t>
      </w:r>
      <w:commentRangeStart w:id="78"/>
      <w:commentRangeStart w:id="79"/>
      <w:commentRangeStart w:id="80"/>
      <w:commentRangeStart w:id="81"/>
      <w:r w:rsidDel="00000000" w:rsidR="00000000" w:rsidRPr="00000000">
        <w:rPr>
          <w:rtl w:val="0"/>
        </w:rPr>
        <w:t xml:space="preserve">“If you like Halo, try these sci-fi novels and films.” </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r w:rsidDel="00000000" w:rsidR="00000000" w:rsidRPr="00000000">
        <w:rPr>
          <w:rtl w:val="0"/>
        </w:rPr>
        <w:t xml:space="preserve">Documentary screenings, game-related talks, local game showcases, design workshops, and critical discussion groups can further support games as cultural objects rather than isolated entertainment products.</w:t>
      </w:r>
    </w:p>
    <w:p w:rsidR="00000000" w:rsidDel="00000000" w:rsidP="00000000" w:rsidRDefault="00000000" w:rsidRPr="00000000" w14:paraId="000000F6">
      <w:pPr>
        <w:ind w:left="720" w:firstLine="0"/>
        <w:rPr>
          <w:color w:val="674ea7"/>
        </w:rPr>
      </w:pPr>
      <w:r w:rsidDel="00000000" w:rsidR="00000000" w:rsidRPr="00000000">
        <w:rPr>
          <w:b w:val="1"/>
          <w:bCs w:val="1"/>
          <w:color w:val="674ea7"/>
          <w:u w:val="single"/>
          <w:rtl w:val="0"/>
        </w:rPr>
        <w:t xml:space="preserve">Chris’ Context:</w:t>
      </w:r>
      <w:r w:rsidDel="00000000" w:rsidR="00000000" w:rsidRPr="00000000">
        <w:rPr>
          <w:color w:val="674ea7"/>
          <w:rtl w:val="0"/>
        </w:rPr>
        <w:t xml:space="preserve"> So, two "core" parts of training that librarians go through when getting their MLIS / MLS (and, honestly, even when just participating in ongoing Continuing Education and Professional Development that already has a foundation and is regularly offered throughout the field) are Collection Development and Reader's Advisory.</w:t>
      </w:r>
    </w:p>
    <w:p w:rsidR="00000000" w:rsidDel="00000000" w:rsidP="00000000" w:rsidRDefault="00000000" w:rsidRPr="00000000" w14:paraId="000000F7">
      <w:pPr>
        <w:ind w:left="720" w:firstLine="0"/>
        <w:rPr>
          <w:color w:val="674ea7"/>
        </w:rPr>
      </w:pPr>
      <w:r w:rsidDel="00000000" w:rsidR="00000000" w:rsidRPr="00000000">
        <w:rPr>
          <w:color w:val="674ea7"/>
          <w:rtl w:val="0"/>
        </w:rPr>
        <w:t xml:space="preserve">Collection Development is a concept I believe you are already familiar with. In some libraries (especially those with a small staff), a librarian might manage every aspect of Collection Development from A-Z; every step of the process. In larger libraries that purchase larger collections (too unwieldy for one or two staff members alone), they may have an employee handle individual parts of the process.</w:t>
      </w:r>
    </w:p>
    <w:p w:rsidR="00000000" w:rsidDel="00000000" w:rsidP="00000000" w:rsidRDefault="00000000" w:rsidRPr="00000000" w14:paraId="000000F8">
      <w:pPr>
        <w:ind w:left="720" w:firstLine="0"/>
        <w:rPr>
          <w:color w:val="674ea7"/>
        </w:rPr>
      </w:pPr>
      <w:r w:rsidDel="00000000" w:rsidR="00000000" w:rsidRPr="00000000">
        <w:rPr>
          <w:color w:val="674ea7"/>
          <w:rtl w:val="0"/>
        </w:rPr>
        <w:t xml:space="preserve">Boiling it down, the process is generally:</w:t>
      </w:r>
    </w:p>
    <w:p w:rsidR="00000000" w:rsidDel="00000000" w:rsidP="00000000" w:rsidRDefault="00000000" w:rsidRPr="00000000" w14:paraId="000000F9">
      <w:pPr>
        <w:ind w:left="720" w:firstLine="0"/>
        <w:rPr>
          <w:color w:val="674ea7"/>
        </w:rPr>
      </w:pPr>
      <w:r w:rsidDel="00000000" w:rsidR="00000000" w:rsidRPr="00000000">
        <w:rPr>
          <w:color w:val="674ea7"/>
          <w:rtl w:val="0"/>
        </w:rPr>
        <w:t xml:space="preserve">1.) Selection (identifying which items to purchase for the library based on trends, reviews, requests, popular creators, etc.),</w:t>
      </w:r>
    </w:p>
    <w:p w:rsidR="00000000" w:rsidDel="00000000" w:rsidP="00000000" w:rsidRDefault="00000000" w:rsidRPr="00000000" w14:paraId="000000FA">
      <w:pPr>
        <w:ind w:left="720" w:firstLine="0"/>
        <w:rPr>
          <w:color w:val="674ea7"/>
        </w:rPr>
      </w:pPr>
      <w:r w:rsidDel="00000000" w:rsidR="00000000" w:rsidRPr="00000000">
        <w:rPr>
          <w:color w:val="674ea7"/>
          <w:rtl w:val="0"/>
        </w:rPr>
        <w:t xml:space="preserve">2.) Acquisition (actually BUYING the materials and getting them sent to the library; this is intimately tied to budgeting, of course, and understanding how and where to get the best deals -- especially when buying in bulk),</w:t>
      </w:r>
    </w:p>
    <w:p w:rsidR="00000000" w:rsidDel="00000000" w:rsidP="00000000" w:rsidRDefault="00000000" w:rsidRPr="00000000" w14:paraId="000000FB">
      <w:pPr>
        <w:ind w:left="720" w:firstLine="0"/>
        <w:rPr>
          <w:color w:val="674ea7"/>
        </w:rPr>
      </w:pPr>
      <w:r w:rsidDel="00000000" w:rsidR="00000000" w:rsidRPr="00000000">
        <w:rPr>
          <w:color w:val="674ea7"/>
          <w:rtl w:val="0"/>
        </w:rPr>
        <w:t xml:space="preserve">3.) Processing (also often known as "Technical Services"; now that the items have been selected and acquired, they need to be made "Shelf-ready". This is stickering, adding bar codes, labelling, covering books, separating materials for security if need be, etc. Essentially getting them to how you usually see them in the library ready for checkout.</w:t>
      </w:r>
    </w:p>
    <w:p w:rsidR="00000000" w:rsidDel="00000000" w:rsidP="00000000" w:rsidRDefault="00000000" w:rsidRPr="00000000" w14:paraId="000000FC">
      <w:pPr>
        <w:ind w:left="720" w:firstLine="0"/>
        <w:rPr>
          <w:color w:val="674ea7"/>
        </w:rPr>
      </w:pPr>
      <w:r w:rsidDel="00000000" w:rsidR="00000000" w:rsidRPr="00000000">
        <w:rPr>
          <w:color w:val="674ea7"/>
          <w:rtl w:val="0"/>
        </w:rPr>
        <w:t xml:space="preserve">4.) Adding them to the library database, also known as an ILS ("Integrated Library System"). This is the cataloguing portion of library science. If the item is already in a shared database (like if Madison added a popular book to their ILS, then Sun Prairie would be able to transfer that existent information to their copy of said book without having to do the legwork themselves, since they share the same ILS as a part of South Central Library System). This is also known as "Copy Cataloging". People will also grab existent info that has been added to OCLC/WorldCat (https://search.worldcat.org/; the international repository of cataloged materials) to Copy Catalog.</w:t>
      </w:r>
    </w:p>
    <w:p w:rsidR="00000000" w:rsidDel="00000000" w:rsidP="00000000" w:rsidRDefault="00000000" w:rsidRPr="00000000" w14:paraId="000000FD">
      <w:pPr>
        <w:numPr>
          <w:ilvl w:val="0"/>
          <w:numId w:val="10"/>
        </w:numPr>
        <w:spacing w:after="0" w:afterAutospacing="0"/>
        <w:ind w:left="1440" w:hanging="360"/>
        <w:rPr>
          <w:color w:val="674ea7"/>
          <w:u w:val="none"/>
        </w:rPr>
      </w:pPr>
      <w:r w:rsidDel="00000000" w:rsidR="00000000" w:rsidRPr="00000000">
        <w:rPr>
          <w:color w:val="674ea7"/>
          <w:rtl w:val="0"/>
        </w:rPr>
        <w:t xml:space="preserve">Copy Cataloging is very helpful for smaller libraries, as you can imagine!</w:t>
        <w:br w:type="textWrapping"/>
      </w:r>
    </w:p>
    <w:p w:rsidR="00000000" w:rsidDel="00000000" w:rsidP="00000000" w:rsidRDefault="00000000" w:rsidRPr="00000000" w14:paraId="000000FE">
      <w:pPr>
        <w:numPr>
          <w:ilvl w:val="0"/>
          <w:numId w:val="10"/>
        </w:numPr>
        <w:spacing w:before="0" w:beforeAutospacing="0"/>
        <w:ind w:left="1440" w:hanging="360"/>
        <w:rPr>
          <w:color w:val="674ea7"/>
          <w:u w:val="none"/>
        </w:rPr>
      </w:pPr>
      <w:r w:rsidDel="00000000" w:rsidR="00000000" w:rsidRPr="00000000">
        <w:rPr>
          <w:color w:val="674ea7"/>
          <w:rtl w:val="0"/>
        </w:rPr>
        <w:t xml:space="preserve">It’s important to understand that libraries distinguish even the smallest differences in materials as being DIFFERENT items, though, that should require their own UNIQUE catalog entry. For example, if even one minute of a movie is added or removed on a different release, it should require its own unique entry. Think of all the different Star Wars movie releases! - </w:t>
      </w:r>
      <w:hyperlink r:id="rId69">
        <w:r w:rsidDel="00000000" w:rsidR="00000000" w:rsidRPr="00000000">
          <w:rPr>
            <w:color w:val="1155cc"/>
            <w:u w:val="single"/>
            <w:rtl w:val="0"/>
          </w:rPr>
          <w:t xml:space="preserve">https://en.wikipedia.org/wiki/Changes_in_Star_Wars_re-releases</w:t>
        </w:r>
      </w:hyperlink>
      <w:r w:rsidDel="00000000" w:rsidR="00000000" w:rsidRPr="00000000">
        <w:rPr>
          <w:rtl w:val="0"/>
        </w:rPr>
      </w:r>
    </w:p>
    <w:p w:rsidR="00000000" w:rsidDel="00000000" w:rsidP="00000000" w:rsidRDefault="00000000" w:rsidRPr="00000000" w14:paraId="000000FF">
      <w:pPr>
        <w:ind w:left="720" w:firstLine="0"/>
        <w:rPr>
          <w:color w:val="674ea7"/>
        </w:rPr>
      </w:pPr>
      <w:r w:rsidDel="00000000" w:rsidR="00000000" w:rsidRPr="00000000">
        <w:rPr>
          <w:color w:val="674ea7"/>
          <w:rtl w:val="0"/>
        </w:rPr>
        <w:t xml:space="preserve">If there isn’t a “copyable” catalogue entry in an ILS for a book or DVD or game, then a librarian has to apply their library science training to create a new MARC Record (MAchine-Readable Cataloging Record), describing every bit of the “aboutness” of that material or resource – in all of its uniqueness! This is very complicated to explain, so I won’t dig too deeply here. Said cataloged items’ “aboutness” then is organized/classified in reference to the “aboutness” of other items in the library; that’s the miracle of how library collections are made and organized for ease of use and findability. Technically, then, another library could “copy catalog” that newly created entry in their own database – if they share the same ILS.</w:t>
      </w:r>
    </w:p>
    <w:p w:rsidR="00000000" w:rsidDel="00000000" w:rsidP="00000000" w:rsidRDefault="00000000" w:rsidRPr="00000000" w14:paraId="00000100">
      <w:pPr>
        <w:ind w:left="720" w:firstLine="0"/>
        <w:rPr>
          <w:color w:val="674ea7"/>
        </w:rPr>
      </w:pPr>
      <w:r w:rsidDel="00000000" w:rsidR="00000000" w:rsidRPr="00000000">
        <w:rPr>
          <w:color w:val="674ea7"/>
          <w:rtl w:val="0"/>
        </w:rPr>
        <w:t xml:space="preserve">5.) Displaying, mending, and weeding: this is the “maintenance” portion of collection development. Choosing how, when, and where to display materials obviously has a profound impact on browse-ability and circulation. Librarians have to consider “analysis paralysis”; too many options and folks don’t even know what to look for. The recommendation is usually to fill up a shelf no more than 60% or so in order to curate the browse-ability of a collection.</w:t>
        <w:br w:type="textWrapping"/>
        <w:br w:type="textWrapping"/>
        <w:t xml:space="preserve">Beyond that, of course – books and DVDs and games and such get damaged; if they can be repaired, specialized library training, tools, and resources can be used to “mend” and fix items so they can continue to circulate. Beyond THAT, there is weeding (one of the most important considerations for a librarian to keep in mind). It’s SO important to regularly remove items from ALL collections in a library to remove obsolete information, remove gross or totally dated materials, thin out a collection so it doesn’t become bloated, run reports to check for popularity / circulation strength and remove whatever doesn’t leave the shelves, etc.</w:t>
        <w:br w:type="textWrapping"/>
        <w:br w:type="textWrapping"/>
        <w:t xml:space="preserve">I’ve simplified things quite a bit, but those 5 components are generally recognized as the key steps of “Collection Development” (as mentioned, sometimes separated to be tasks for different staff members in a large library).</w:t>
        <w:br w:type="textWrapping"/>
        <w:br w:type="textWrapping"/>
        <w:t xml:space="preserve">For scale and scope, it’s important to imagine how these steps would be applied library-wide; books vs. DVDs vs. board games vs. video games vs. TTRPG books vs. graphic novels vs. audiobooks vs… well, you get the picture. Then you can expand that even further to account for different departments; Childrens, Adults, Teens, etc. Collection development is a process that is somewhat unique for different materials and different demographics.</w:t>
      </w:r>
    </w:p>
    <w:p w:rsidR="00000000" w:rsidDel="00000000" w:rsidP="00000000" w:rsidRDefault="00000000" w:rsidRPr="00000000" w14:paraId="00000101">
      <w:pPr>
        <w:ind w:left="720" w:firstLine="0"/>
        <w:rPr>
          <w:color w:val="674ea7"/>
        </w:rPr>
      </w:pPr>
      <w:r w:rsidDel="00000000" w:rsidR="00000000" w:rsidRPr="00000000">
        <w:rPr>
          <w:color w:val="674ea7"/>
          <w:rtl w:val="0"/>
        </w:rPr>
        <w:t xml:space="preserve">I belabor all of this to highlight how important it is that there is NOT currently a strong sense of nationwide training (neither in MLIS / MLS degrees, nor in foundational Continuing Education / Professional Development) for librarians related to GAMES. Hell, my three-part video series about Video Games Collections in Libraries was woefully unique. Librarians are trained how to do all of these things with books, DVDs, other materials – but it’s a lot of “rogue” librarians that recognize the value of games that are doing it all themselves and creating processes and best practices out of whole cloth (purely based on their knowledge of games and their library training). Things get even more chaotic with folks that do collection development in libraries but have had no real formal training whatsoever.</w:t>
        <w:br w:type="textWrapping"/>
        <w:br w:type="textWrapping"/>
        <w:t xml:space="preserve">SO – that’s the big gap I feel we are investigating with the Survey when it comes to Games-based Collection Development (or lack thereof).</w:t>
      </w:r>
    </w:p>
    <w:p w:rsidR="00000000" w:rsidDel="00000000" w:rsidP="00000000" w:rsidRDefault="00000000" w:rsidRPr="00000000" w14:paraId="00000102">
      <w:pPr>
        <w:ind w:left="720" w:firstLine="0"/>
        <w:rPr>
          <w:color w:val="674ea7"/>
        </w:rPr>
      </w:pPr>
      <w:r w:rsidDel="00000000" w:rsidR="00000000" w:rsidRPr="00000000">
        <w:rPr>
          <w:color w:val="674ea7"/>
          <w:rtl w:val="0"/>
        </w:rPr>
        <w:t xml:space="preserve">As for Reader’s Advisory – this is also often called “Ready Reference”. If Collection Development is how the sausage is made behind closed doors at the library, then Reader’s Advisory is bringing that metaphorical sausage to interested folks that visit the library space. This metaphor is stretched thin, lol, but whatever.</w:t>
      </w:r>
    </w:p>
    <w:p w:rsidR="00000000" w:rsidDel="00000000" w:rsidP="00000000" w:rsidRDefault="00000000" w:rsidRPr="00000000" w14:paraId="00000103">
      <w:pPr>
        <w:ind w:left="720" w:firstLine="0"/>
        <w:rPr>
          <w:color w:val="674ea7"/>
        </w:rPr>
      </w:pPr>
      <w:r w:rsidDel="00000000" w:rsidR="00000000" w:rsidRPr="00000000">
        <w:rPr>
          <w:color w:val="674ea7"/>
          <w:rtl w:val="0"/>
        </w:rPr>
        <w:t xml:space="preserve">When a library user comes to the front desk or the reference desk and wants help finding some type of library material (whether they know what they are looking for or want a librarian to find something that suits their taste), it’s CRUCIAL that a librarian understands how to conduct a friendly, open, back-and-forth “Ready Reference” interview. Essentially, a series of questions to the patron to tease out information about what they are interested in or looking for. Then a librarian can use that information to be Sherlock Holmes – and either track down the specific item they are looking for, OR make recommendations based on their interests.</w:t>
      </w:r>
    </w:p>
    <w:p w:rsidR="00000000" w:rsidDel="00000000" w:rsidP="00000000" w:rsidRDefault="00000000" w:rsidRPr="00000000" w14:paraId="00000104">
      <w:pPr>
        <w:ind w:left="720" w:firstLine="0"/>
        <w:rPr>
          <w:color w:val="674ea7"/>
        </w:rPr>
      </w:pPr>
      <w:r w:rsidDel="00000000" w:rsidR="00000000" w:rsidRPr="00000000">
        <w:rPr>
          <w:color w:val="674ea7"/>
          <w:rtl w:val="0"/>
        </w:rPr>
        <w:t xml:space="preserve">This is key for youth and teens. “My kid read this book and really loved the author’s voice”, or “My teenager watched this documentary and is really interested in penguins now”, or “I’m looking for a book about trains that isn’t too academic and doesn’t have any curse words in it”. This is where a well-trained librarian will conduct a friendly, enthusiastic interview to try and find “like items” that might align well with their expressed interests. Alternatively, someone might be like “I’ve read every curse word-free book about trains in the world; I’m looking for something RADICALLY different!”. Now a well-trained librarian will (hopefully) know how to thread that needle and find them what they want.</w:t>
      </w:r>
    </w:p>
    <w:p w:rsidR="00000000" w:rsidDel="00000000" w:rsidP="00000000" w:rsidRDefault="00000000" w:rsidRPr="00000000" w14:paraId="00000105">
      <w:pPr>
        <w:ind w:left="720" w:firstLine="0"/>
        <w:rPr>
          <w:color w:val="674ea7"/>
        </w:rPr>
      </w:pPr>
      <w:r w:rsidDel="00000000" w:rsidR="00000000" w:rsidRPr="00000000">
        <w:rPr>
          <w:color w:val="674ea7"/>
          <w:rtl w:val="0"/>
        </w:rPr>
        <w:t xml:space="preserve">As you can imagine, the better a librarian knows their resources/collections (and the better they are at giving reference interviews), they will be better prepared to help users get the materials they want.</w:t>
      </w:r>
    </w:p>
    <w:p w:rsidR="00000000" w:rsidDel="00000000" w:rsidP="00000000" w:rsidRDefault="00000000" w:rsidRPr="00000000" w14:paraId="00000106">
      <w:pPr>
        <w:ind w:left="720" w:firstLine="0"/>
        <w:rPr>
          <w:color w:val="674ea7"/>
        </w:rPr>
      </w:pPr>
      <w:r w:rsidDel="00000000" w:rsidR="00000000" w:rsidRPr="00000000">
        <w:rPr>
          <w:color w:val="674ea7"/>
          <w:rtl w:val="0"/>
        </w:rPr>
        <w:t xml:space="preserve">When applied effectively, Librarianship and Library Science are, at their core (especially in a Public Library) all about connecting people with the resources they need. Things might look a little different in school and special and academic libraries, but in the end, effectively connecting people with resources they need is a through-line of pretty much all libraries. </w:t>
      </w:r>
    </w:p>
    <w:p w:rsidR="00000000" w:rsidDel="00000000" w:rsidP="00000000" w:rsidRDefault="00000000" w:rsidRPr="00000000" w14:paraId="00000107">
      <w:pPr>
        <w:ind w:left="720" w:firstLine="0"/>
        <w:rPr>
          <w:color w:val="674ea7"/>
        </w:rPr>
      </w:pPr>
      <w:r w:rsidDel="00000000" w:rsidR="00000000" w:rsidRPr="00000000">
        <w:rPr>
          <w:color w:val="674ea7"/>
          <w:rtl w:val="0"/>
        </w:rPr>
        <w:t xml:space="preserve">This is separate, of course, from archiving and preservation (which has overlap with the above but is generally considered its own field of library science study; it’s more about safeguarding the valuable historicity of materials, resources, information, and ephemera – as a goal in and of itself – vs. explicitly considering how to connect people with them).</w:t>
      </w:r>
    </w:p>
    <w:p w:rsidR="00000000" w:rsidDel="00000000" w:rsidP="00000000" w:rsidRDefault="00000000" w:rsidRPr="00000000" w14:paraId="00000108">
      <w:pPr>
        <w:ind w:left="720" w:firstLine="0"/>
        <w:rPr>
          <w:color w:val="674ea7"/>
        </w:rPr>
      </w:pPr>
      <w:r w:rsidDel="00000000" w:rsidR="00000000" w:rsidRPr="00000000">
        <w:rPr>
          <w:color w:val="674ea7"/>
          <w:rtl w:val="0"/>
        </w:rPr>
        <w:t xml:space="preserve">Reader’s Advisory / Ready Reference is WOEFULLY lacking when it comes to Games in libraries. Just like with Collection Development, the best Games-based Ready Reference likely occurs from grassroots librarians that are interested in games, have an existent body of knowledge, and are excited to innovatively connect their users with new formats of materials (games). </w:t>
      </w:r>
    </w:p>
    <w:p w:rsidR="00000000" w:rsidDel="00000000" w:rsidP="00000000" w:rsidRDefault="00000000" w:rsidRPr="00000000" w14:paraId="00000109">
      <w:pPr>
        <w:ind w:left="720" w:firstLine="0"/>
        <w:rPr>
          <w:color w:val="674ea7"/>
        </w:rPr>
      </w:pPr>
      <w:r w:rsidDel="00000000" w:rsidR="00000000" w:rsidRPr="00000000">
        <w:rPr>
          <w:color w:val="674ea7"/>
          <w:rtl w:val="0"/>
        </w:rPr>
        <w:t xml:space="preserve">People are taught in MLIS’s / MLS’s (and existent PD / CE) how to effectively offer Reader’s Advisory for other types of library materials… but really, not so much games.</w:t>
      </w:r>
    </w:p>
    <w:p w:rsidR="00000000" w:rsidDel="00000000" w:rsidP="00000000" w:rsidRDefault="00000000" w:rsidRPr="00000000" w14:paraId="0000010A">
      <w:pPr>
        <w:ind w:left="720" w:firstLine="0"/>
        <w:rPr>
          <w:color w:val="674ea7"/>
        </w:rPr>
      </w:pPr>
      <w:r w:rsidDel="00000000" w:rsidR="00000000" w:rsidRPr="00000000">
        <w:rPr>
          <w:color w:val="674ea7"/>
          <w:rtl w:val="0"/>
        </w:rPr>
        <w:t xml:space="preserve">That’s the nuts and bolts of what I meant. Okay, mini-dissertation over! 😎</w:t>
      </w:r>
    </w:p>
    <w:p w:rsidR="00000000" w:rsidDel="00000000" w:rsidP="00000000" w:rsidRDefault="00000000" w:rsidRPr="00000000" w14:paraId="0000010B">
      <w:pPr>
        <w:ind w:left="0" w:firstLine="0"/>
        <w:rPr/>
      </w:pPr>
      <w:r w:rsidDel="00000000" w:rsidR="00000000" w:rsidRPr="00000000">
        <w:rPr>
          <w:rtl w:val="0"/>
        </w:rPr>
        <w:t xml:space="preserve">Copeland et al. (2013) offer a useful set of criteria for selecting tabletop games for school-library collections and classroom use. First, the game should provide an engaging play experience; it must work as a game before it can work as an educational resource. Second, the game should connect to the curriculum through its mechanics, theme, or strategies for success. Third, time must be considered, since classroom periods and after-school clubs impose practical limits on what can be played. Finally, librarians should consider return on investment by weighing the game’s potential learning impact against the time, effort, and energy needed to implement it. These criteria are valuable because they avoid reducing game selection to either popularity or curricular relevance alone. Effective educational game selection requires both play value and instructional fit.</w:t>
      </w:r>
    </w:p>
    <w:p w:rsidR="00000000" w:rsidDel="00000000" w:rsidP="00000000" w:rsidRDefault="00000000" w:rsidRPr="00000000" w14:paraId="0000010C">
      <w:pPr>
        <w:pStyle w:val="Heading2"/>
        <w:rPr/>
      </w:pPr>
      <w:bookmarkStart w:colFirst="0" w:colLast="0" w:name="_a0e5hwqcwh6r" w:id="44"/>
      <w:bookmarkEnd w:id="44"/>
      <w:r w:rsidDel="00000000" w:rsidR="00000000" w:rsidRPr="00000000">
        <w:rPr>
          <w:rtl w:val="0"/>
        </w:rPr>
        <w:t xml:space="preserve">Fiction is a Gateway into Emotionally Charged Topics</w:t>
      </w:r>
    </w:p>
    <w:p w:rsidR="00000000" w:rsidDel="00000000" w:rsidP="00000000" w:rsidRDefault="00000000" w:rsidRPr="00000000" w14:paraId="0000010D">
      <w:pPr>
        <w:rPr/>
      </w:pPr>
      <w:r w:rsidDel="00000000" w:rsidR="00000000" w:rsidRPr="00000000">
        <w:rPr>
          <w:rtl w:val="0"/>
        </w:rPr>
        <w:t xml:space="preserve">One of the distinctive affordances of games is their ability to create fictional or semi-fictional situations in which difficult topics can be explored indirectly. This is especially valuable for libraries because many issues they address such as misinformation, health, identity, privacy, politics, surveillance, and social conflict. All of these can quickly become polarizing when approached through direct instruction.</w:t>
      </w:r>
    </w:p>
    <w:p w:rsidR="00000000" w:rsidDel="00000000" w:rsidP="00000000" w:rsidRDefault="00000000" w:rsidRPr="00000000" w14:paraId="0000010E">
      <w:pPr>
        <w:rPr/>
      </w:pPr>
      <w:r w:rsidDel="00000000" w:rsidR="00000000" w:rsidRPr="00000000">
        <w:rPr>
          <w:rtl w:val="0"/>
        </w:rPr>
        <w:t xml:space="preserve">Cho et al. (2023) demonstrate this principle clearly. Their escape room avoided politically charged terms such as “fake news” and instead used a fictional scenario about a supplement company and a public water supply. This fictional framing did not avoid the problem of misinformation. Rather, it created enough distance for participants to experience its dynamics without immediately reducing the activity to partisan debate. The narrative structure allowed players to feel suspicion, make assumptions, encounter manipulated evidence, and eventually recognize that they had shared a deepfake. Fiction functioned as a protective frame for reflection.</w:t>
      </w:r>
    </w:p>
    <w:p w:rsidR="00000000" w:rsidDel="00000000" w:rsidP="00000000" w:rsidRDefault="00000000" w:rsidRPr="00000000" w14:paraId="0000010F">
      <w:pPr>
        <w:rPr/>
      </w:pPr>
      <w:r w:rsidDel="00000000" w:rsidR="00000000" w:rsidRPr="00000000">
        <w:rPr>
          <w:rtl w:val="0"/>
        </w:rPr>
        <w:t xml:space="preserve">This is a valuable lesson for game-based library services more broadly. Play can make difficult subjects discussable by moving participants into a shared imagined situation. The game world does not replace real-world issues, but it can create a safer and more open route back to them. In library programming, this makes games especially useful for topics where direct instruction may feel moralizing, overly didactic, or politically risky.</w:t>
      </w:r>
    </w:p>
    <w:p w:rsidR="00000000" w:rsidDel="00000000" w:rsidP="00000000" w:rsidRDefault="00000000" w:rsidRPr="00000000" w14:paraId="00000110">
      <w:pPr>
        <w:pStyle w:val="Heading2"/>
        <w:spacing w:after="40" w:lineRule="auto"/>
        <w:rPr/>
      </w:pPr>
      <w:bookmarkStart w:colFirst="0" w:colLast="0" w:name="_b2lyx3i7j438" w:id="45"/>
      <w:bookmarkEnd w:id="45"/>
      <w:r w:rsidDel="00000000" w:rsidR="00000000" w:rsidRPr="00000000">
        <w:rPr>
          <w:rtl w:val="0"/>
        </w:rPr>
        <w:t xml:space="preserve">Design for Collaboration and Shared Experience</w:t>
      </w:r>
    </w:p>
    <w:p w:rsidR="00000000" w:rsidDel="00000000" w:rsidP="00000000" w:rsidRDefault="00000000" w:rsidRPr="00000000" w14:paraId="00000111">
      <w:pPr>
        <w:keepNext w:val="0"/>
        <w:keepLines w:val="0"/>
        <w:spacing w:after="40" w:before="240" w:lineRule="auto"/>
        <w:rPr/>
      </w:pPr>
      <w:r w:rsidDel="00000000" w:rsidR="00000000" w:rsidRPr="00000000">
        <w:rPr>
          <w:rtl w:val="0"/>
        </w:rPr>
        <w:t xml:space="preserve">Many successful game-based library programs are social experiences. They give patrons a reason to gather, talk, solve problems, negotiate rules, teach one another, and remain in shared public space. Collaboration is not merely an enjoyable feature of these programs; it is often central to their educational and civic value.</w:t>
      </w:r>
    </w:p>
    <w:p w:rsidR="00000000" w:rsidDel="00000000" w:rsidP="00000000" w:rsidRDefault="00000000" w:rsidRPr="00000000" w14:paraId="00000112">
      <w:pPr>
        <w:keepNext w:val="0"/>
        <w:keepLines w:val="0"/>
        <w:spacing w:after="40" w:before="240" w:lineRule="auto"/>
        <w:rPr/>
      </w:pPr>
      <w:r w:rsidDel="00000000" w:rsidR="00000000" w:rsidRPr="00000000">
        <w:rPr>
          <w:rtl w:val="0"/>
        </w:rPr>
        <w:t xml:space="preserve">In Cho et al. (2023), the collaborative structure of the escape room mattered because participants worked together to solve puzzles and then reflected together during the debrief. This transformed misinformation education from an individual checklist activity into a shared practice of interpretation. Participants did not simply receive information from an expert. They compared observations, made decisions, experienced error together, and discussed the consequences of those decisions. The shared gameplay experience then provided common ground for the debrief conversation.</w:t>
      </w:r>
    </w:p>
    <w:p w:rsidR="00000000" w:rsidDel="00000000" w:rsidP="00000000" w:rsidRDefault="00000000" w:rsidRPr="00000000" w14:paraId="00000113">
      <w:pPr>
        <w:keepNext w:val="0"/>
        <w:keepLines w:val="0"/>
        <w:spacing w:after="40" w:before="240" w:lineRule="auto"/>
        <w:rPr/>
      </w:pPr>
      <w:r w:rsidDel="00000000" w:rsidR="00000000" w:rsidRPr="00000000">
        <w:rPr>
          <w:rtl w:val="0"/>
        </w:rPr>
        <w:t xml:space="preserve">This principle also appears in studies of gaming programs designed to build community. Bell and Trueman (2014), Vanden Elzen and Roush (2013), Werner (2013), Bremer (2017), and Nelson and Matthews (2025) all point in different ways to the value of games as social infrastructure. In a commercial gaming venue, social play may be primarily entertainment. In a library, social play can also become a form of public learning. The library provides the setting, norms, facilitation, and institutional trust that allow playful interaction to become community-building, peer learning, and civic practice.</w:t>
      </w:r>
    </w:p>
    <w:p w:rsidR="00000000" w:rsidDel="00000000" w:rsidP="00000000" w:rsidRDefault="00000000" w:rsidRPr="00000000" w14:paraId="00000114">
      <w:pPr>
        <w:pStyle w:val="Heading2"/>
        <w:spacing w:after="40" w:lineRule="auto"/>
        <w:rPr/>
      </w:pPr>
      <w:bookmarkStart w:colFirst="0" w:colLast="0" w:name="_l9kyo3z4kxzh" w:id="46"/>
      <w:bookmarkEnd w:id="46"/>
      <w:r w:rsidDel="00000000" w:rsidR="00000000" w:rsidRPr="00000000">
        <w:rPr>
          <w:rtl w:val="0"/>
        </w:rPr>
        <w:t xml:space="preserve">Treat Facilitation as Part of the Game System</w:t>
      </w:r>
    </w:p>
    <w:p w:rsidR="00000000" w:rsidDel="00000000" w:rsidP="00000000" w:rsidRDefault="00000000" w:rsidRPr="00000000" w14:paraId="00000115">
      <w:pPr>
        <w:spacing w:after="40" w:lineRule="auto"/>
        <w:rPr/>
      </w:pPr>
      <w:r w:rsidDel="00000000" w:rsidR="00000000" w:rsidRPr="00000000">
        <w:rPr>
          <w:rtl w:val="0"/>
        </w:rPr>
        <w:t xml:space="preserve">A recurring lesson across game-based library services is that facilitation should not be treated as an afterthought. Librarians do not simply provide rooms, equipment, or access to games. They often scaffold participation, establish norms, welcome newcomers, troubleshoot technical problems, mediate conflict, connect programs to collections, and help patrons interpret the experience.</w:t>
      </w:r>
    </w:p>
    <w:p w:rsidR="00000000" w:rsidDel="00000000" w:rsidP="00000000" w:rsidRDefault="00000000" w:rsidRPr="00000000" w14:paraId="00000116">
      <w:pPr>
        <w:spacing w:after="40" w:lineRule="auto"/>
        <w:rPr/>
      </w:pPr>
      <w:r w:rsidDel="00000000" w:rsidR="00000000" w:rsidRPr="00000000">
        <w:rPr>
          <w:rtl w:val="0"/>
        </w:rPr>
        <w:t xml:space="preserve">Cho et al. (2023) make this point especially strongly. The researchers identify the librarian-led debrief as a central part of the learning experience. Librarians hosted the game, guided post-game discussion, asked follow-up questions, drew quieter participants into the conversation, and helped connect the fictional scenario to real-world misinformation. Their role mattered because libraries are trusted institutions and librarians bring both information expertise and facilitation skill to public learning settings.</w:t>
      </w:r>
    </w:p>
    <w:p w:rsidR="00000000" w:rsidDel="00000000" w:rsidP="00000000" w:rsidRDefault="00000000" w:rsidRPr="00000000" w14:paraId="00000117">
      <w:pPr>
        <w:spacing w:after="40" w:lineRule="auto"/>
        <w:rPr/>
      </w:pPr>
      <w:r w:rsidDel="00000000" w:rsidR="00000000" w:rsidRPr="00000000">
        <w:rPr>
          <w:rtl w:val="0"/>
        </w:rPr>
        <w:t xml:space="preserve">Nelson and Matthews (2025) make a similar point in relation to Dungeons &amp; Dragons programs. While roleplaying games themselves may require relatively few material resources, the library’s major contribution was providing stability, a regular time and place, access to facilitation, and a welcoming environment that patrons might not find in game stores or private groups. This suggests that in many GBLS contexts, the library’s most important resource is not the game but the facilitated social infrastructure around it.</w:t>
      </w:r>
    </w:p>
    <w:p w:rsidR="00000000" w:rsidDel="00000000" w:rsidP="00000000" w:rsidRDefault="00000000" w:rsidRPr="00000000" w14:paraId="00000118">
      <w:pPr>
        <w:spacing w:after="40" w:lineRule="auto"/>
        <w:rPr/>
      </w:pPr>
      <w:r w:rsidDel="00000000" w:rsidR="00000000" w:rsidRPr="00000000">
        <w:rPr>
          <w:rtl w:val="0"/>
        </w:rPr>
        <w:t xml:space="preserve">Copeland et al. (2013) further show that tabletop gaming depends heavily on facilitation. In curriculum-integrated role-playing games, the librarian or teacher may function as a game master, keeping the game on track while also adapting events in response to student creativity. In board game clubs, facilitation includes teaching rules, managing conflict, helping players handle winning and losing, maintaining rule consistency, and supporting peer teaching as experienced students explain games to newcomers. These examples reinforce the broader point that library gaming is not simply a matter of providing games. The facilitator helps transform play into a stable, welcoming, and educationally meaningful experience.</w:t>
      </w:r>
    </w:p>
    <w:p w:rsidR="00000000" w:rsidDel="00000000" w:rsidP="00000000" w:rsidRDefault="00000000" w:rsidRPr="00000000" w14:paraId="00000119">
      <w:pPr>
        <w:pStyle w:val="Heading2"/>
        <w:spacing w:after="40" w:lineRule="auto"/>
        <w:rPr/>
      </w:pPr>
      <w:bookmarkStart w:colFirst="0" w:colLast="0" w:name="_7cp2h4wl7u32" w:id="47"/>
      <w:bookmarkEnd w:id="47"/>
      <w:r w:rsidDel="00000000" w:rsidR="00000000" w:rsidRPr="00000000">
        <w:rPr>
          <w:rtl w:val="0"/>
        </w:rPr>
        <w:t xml:space="preserve">Build in Reflection and Transfer</w:t>
      </w:r>
    </w:p>
    <w:p w:rsidR="00000000" w:rsidDel="00000000" w:rsidP="00000000" w:rsidRDefault="00000000" w:rsidRPr="00000000" w14:paraId="0000011A">
      <w:pPr>
        <w:spacing w:after="40" w:lineRule="auto"/>
        <w:rPr/>
      </w:pPr>
      <w:r w:rsidDel="00000000" w:rsidR="00000000" w:rsidRPr="00000000">
        <w:rPr>
          <w:rtl w:val="0"/>
        </w:rPr>
        <w:t xml:space="preserve">Games produce experience, but experience does not automatically become learning. For many educational and civic library programs, reflection is the mechanism that helps participants connect what happened in the game to broader concepts, personal experiences, collections, services, and future behavior.</w:t>
      </w:r>
    </w:p>
    <w:p w:rsidR="00000000" w:rsidDel="00000000" w:rsidP="00000000" w:rsidRDefault="00000000" w:rsidRPr="00000000" w14:paraId="0000011B">
      <w:pPr>
        <w:spacing w:after="40" w:lineRule="auto"/>
        <w:rPr/>
      </w:pPr>
      <w:r w:rsidDel="00000000" w:rsidR="00000000" w:rsidRPr="00000000">
        <w:rPr>
          <w:rtl w:val="0"/>
        </w:rPr>
        <w:t xml:space="preserve">Cho et al. (2023) show that the post-game debrief was essential to this process. During gameplay, participants were focused on solving puzzles and completing the escape room. The debrief created time for them to discuss how they had been misled, what assumptions they had made, how deepfakes and manipulated data worked, and how misinformation circulates through social media. This reflective structure helped move the activity from entertainment to epistemic resilience. Participants were not only learning about misinformation techniques; they were reflecting on how people become vulnerable to misinformation, how sharing occurs, and how difficult it can be to undo misinformation once it has circulated.</w:t>
      </w:r>
    </w:p>
    <w:p w:rsidR="00000000" w:rsidDel="00000000" w:rsidP="00000000" w:rsidRDefault="00000000" w:rsidRPr="00000000" w14:paraId="0000011C">
      <w:pPr>
        <w:spacing w:after="40" w:lineRule="auto"/>
        <w:rPr/>
      </w:pPr>
      <w:r w:rsidDel="00000000" w:rsidR="00000000" w:rsidRPr="00000000">
        <w:rPr>
          <w:rtl w:val="0"/>
        </w:rPr>
        <w:t xml:space="preserve">This principle applies broadly. Library game programs should consider when and how participants will reflect on what they experienced. Reflection may take the form of a facilitated debrief, a discussion group, a display connecting the game to related materials, a short writing activity, classroom integration, or a follow-up program. The key point is that transfer should be designed intentionally. If the program has an educational, social, or civic purpose, participants need some structure for connecting play to that larger purpose.</w:t>
      </w:r>
    </w:p>
    <w:p w:rsidR="00000000" w:rsidDel="00000000" w:rsidP="00000000" w:rsidRDefault="00000000" w:rsidRPr="00000000" w14:paraId="0000011D">
      <w:pPr>
        <w:pStyle w:val="Heading2"/>
        <w:rPr/>
      </w:pPr>
      <w:bookmarkStart w:colFirst="0" w:colLast="0" w:name="_ywg41sjfp62p" w:id="48"/>
      <w:bookmarkEnd w:id="48"/>
      <w:r w:rsidDel="00000000" w:rsidR="00000000" w:rsidRPr="00000000">
        <w:rPr>
          <w:rtl w:val="0"/>
        </w:rPr>
        <w:t xml:space="preserve">Plan for </w:t>
      </w:r>
      <w:commentRangeStart w:id="82"/>
      <w:commentRangeStart w:id="83"/>
      <w:r w:rsidDel="00000000" w:rsidR="00000000" w:rsidRPr="00000000">
        <w:rPr>
          <w:rtl w:val="0"/>
        </w:rPr>
        <w:t xml:space="preserve">Cataloging </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t xml:space="preserve">, Discovery, and Circulation</w:t>
      </w:r>
    </w:p>
    <w:p w:rsidR="00000000" w:rsidDel="00000000" w:rsidP="00000000" w:rsidRDefault="00000000" w:rsidRPr="00000000" w14:paraId="0000011E">
      <w:pPr>
        <w:spacing w:after="240" w:before="240" w:lineRule="auto"/>
        <w:rPr/>
      </w:pPr>
      <w:r w:rsidDel="00000000" w:rsidR="00000000" w:rsidRPr="00000000">
        <w:rPr>
          <w:rtl w:val="0"/>
        </w:rPr>
        <w:t xml:space="preserve">When game-based library services involve collections, discoverability and circulation become central design concerns. The literature shows that libraries have developed pragmatic local approaches, but cataloging games remains difficult. Existing library systems were primarily designed around books, audiovisual media, and relatively stable information objects. G</w:t>
      </w:r>
      <w:commentRangeStart w:id="84"/>
      <w:r w:rsidDel="00000000" w:rsidR="00000000" w:rsidRPr="00000000">
        <w:rPr>
          <w:rtl w:val="0"/>
        </w:rPr>
        <w:t xml:space="preserve">ames</w:t>
      </w:r>
      <w:commentRangeEnd w:id="84"/>
      <w:r w:rsidDel="00000000" w:rsidR="00000000" w:rsidRPr="00000000">
        <w:commentReference w:id="84"/>
      </w:r>
      <w:r w:rsidDel="00000000" w:rsidR="00000000" w:rsidRPr="00000000">
        <w:rPr>
          <w:rtl w:val="0"/>
        </w:rPr>
        <w:t xml:space="preserve"> often challenge these systems because they may include multiple components, platforms, versions, expansions, rulebooks, peripherals, digital accounts, or embodied forms of play.</w:t>
      </w:r>
    </w:p>
    <w:p w:rsidR="00000000" w:rsidDel="00000000" w:rsidP="00000000" w:rsidRDefault="00000000" w:rsidRPr="00000000" w14:paraId="0000011F">
      <w:pPr>
        <w:spacing w:after="240" w:before="240" w:lineRule="auto"/>
        <w:rPr/>
      </w:pPr>
      <w:r w:rsidDel="00000000" w:rsidR="00000000" w:rsidRPr="00000000">
        <w:rPr>
          <w:rtl w:val="0"/>
        </w:rPr>
        <w:t xml:space="preserve">For tabletop games, some libraries use detailed physical inventories, player counts, playtime, recommended age, and local genre terms to improve access. Robson et al. (2019) show that cataloging improvements alone are not enough; discovery depends on whether game-relevant metadata is exposed through user-facing search and filtering systems. Slobuski, Robson, and Bentley (2017) found significant variation in tabletop game collection practices, including whether libraries circulate games, create catalog records, accept donations, or rely on local processing systems.</w:t>
      </w:r>
    </w:p>
    <w:p w:rsidR="00000000" w:rsidDel="00000000" w:rsidP="00000000" w:rsidRDefault="00000000" w:rsidRPr="00000000" w14:paraId="00000120">
      <w:pPr>
        <w:spacing w:after="240" w:before="240" w:lineRule="auto"/>
        <w:rPr/>
      </w:pPr>
      <w:r w:rsidDel="00000000" w:rsidR="00000000" w:rsidRPr="00000000">
        <w:rPr>
          <w:rtl w:val="0"/>
        </w:rPr>
        <w:t xml:space="preserve">Circulation also requires practical decisions. Libraries may need to choose between counting every game piece and using faster but less precise approaches such as weighing boxes. Evidence from Slobuski et al. (2017) suggests that loss and damage may be less severe than many libraries fear, but local procedures are still needed. For console lending, Buller (2017) describes a model in which complete gaming systems were circulated in durable cases with screens, cables, controllers, checklists, and serial-number tracking. Such examples show that circulation is not simply a logistical matter. It shapes whether patrons can access games equitably, whether collections remain usable, and whether services can be sustained over time.</w:t>
      </w:r>
    </w:p>
    <w:p w:rsidR="00000000" w:rsidDel="00000000" w:rsidP="00000000" w:rsidRDefault="00000000" w:rsidRPr="00000000" w14:paraId="00000121">
      <w:pPr>
        <w:pStyle w:val="Heading2"/>
        <w:spacing w:before="280" w:lineRule="auto"/>
        <w:rPr/>
      </w:pPr>
      <w:bookmarkStart w:colFirst="0" w:colLast="0" w:name="_jxu20roo0dnq" w:id="49"/>
      <w:bookmarkEnd w:id="49"/>
      <w:r w:rsidDel="00000000" w:rsidR="00000000" w:rsidRPr="00000000">
        <w:rPr>
          <w:rtl w:val="0"/>
        </w:rPr>
        <w:t xml:space="preserve">Prepare Staff and Build Institutional Capacity</w:t>
      </w:r>
    </w:p>
    <w:p w:rsidR="00000000" w:rsidDel="00000000" w:rsidP="00000000" w:rsidRDefault="00000000" w:rsidRPr="00000000" w14:paraId="00000122">
      <w:pPr>
        <w:spacing w:after="240" w:before="240" w:lineRule="auto"/>
        <w:rPr/>
      </w:pPr>
      <w:r w:rsidDel="00000000" w:rsidR="00000000" w:rsidRPr="00000000">
        <w:rPr>
          <w:rtl w:val="0"/>
        </w:rPr>
        <w:t xml:space="preserve">Game-based library services often require staff preparation. Librarians may need familiarity with gaming culture, game genres, age ratings, platforms, facilitation strategies, accessibility considerations, and common technical problems. Staff do not need to be expert players in every genre, but they do need enough confidence to support patrons, explain the purpose of programs, troubleshoot participation, and connect games to library goals.</w:t>
      </w:r>
    </w:p>
    <w:p w:rsidR="00000000" w:rsidDel="00000000" w:rsidP="00000000" w:rsidRDefault="00000000" w:rsidRPr="00000000" w14:paraId="00000123">
      <w:pPr>
        <w:spacing w:after="240" w:before="240" w:lineRule="auto"/>
        <w:rPr/>
      </w:pPr>
      <w:r w:rsidDel="00000000" w:rsidR="00000000" w:rsidRPr="00000000">
        <w:rPr>
          <w:rtl w:val="0"/>
        </w:rPr>
        <w:t xml:space="preserve">Staff preparation can take many forms: internal play sessions, LibGuides, game selection guides, shared program scripts, debrief guides, collection development policies, troubleshooting documents, or partnerships with experienced players and community groups. Cho et al. (2023) trained librarians to host the escape room and facilitate the post-game discussion, demonstrating that staff preparation was central to the program’s effectiveness. Similarly, Dungeons &amp; Dragons programs may depend on the library’s ability to identify or support dungeonmasters, while esports or console events may require staff to manage hardware, registration, rules, and audience expectations.</w:t>
      </w:r>
    </w:p>
    <w:p w:rsidR="00000000" w:rsidDel="00000000" w:rsidP="00000000" w:rsidRDefault="00000000" w:rsidRPr="00000000" w14:paraId="00000124">
      <w:pPr>
        <w:spacing w:after="240" w:before="240" w:lineRule="auto"/>
        <w:rPr/>
      </w:pPr>
      <w:r w:rsidDel="00000000" w:rsidR="00000000" w:rsidRPr="00000000">
        <w:rPr>
          <w:rtl w:val="0"/>
        </w:rPr>
        <w:t xml:space="preserve">Institutional capacity also matters. Ambitious game designs may align well with library goals but still fail if they require more labor, technology, or ongoing support than the library can provide. Watson et al. (2024), for example, illustrate how an immersive tabletop roleplaying game concept for library orientation generated interest but required significant development labor and was ultimately scaled back. The lesson is not that ambitious game design should be avoided, but that scope, staffing, and sustainability must be considered from the beginning.</w:t>
      </w:r>
    </w:p>
    <w:p w:rsidR="00000000" w:rsidDel="00000000" w:rsidP="00000000" w:rsidRDefault="00000000" w:rsidRPr="00000000" w14:paraId="00000125">
      <w:pPr>
        <w:spacing w:after="240" w:before="240" w:lineRule="auto"/>
        <w:rPr/>
      </w:pPr>
      <w:r w:rsidDel="00000000" w:rsidR="00000000" w:rsidRPr="00000000">
        <w:rPr>
          <w:rtl w:val="0"/>
        </w:rPr>
        <w:t xml:space="preserve">Abrams and Van Eck (2021) further clarify why staff preparation and institutional capacity are central to videogame programming. In their national survey of U.S. librarians, they distinguish between first-order barriers, such as funding, equipment, space, training, and administrative support, and second-order barriers, such as librarian confidence, beliefs about videogames, and assumptions about teen behavior. This distinction is useful because different barriers require different interventions. A library may need money for consoles and screens, but it may also need professional development that helps staff understand videogame play as a legitimate literacy practice. Likewise, concerns about noise, supervision, or adolescent behavior may reflect real management challenges, but they may also reveal deeper uncertainty about whether teen gaming belongs in the library at all. For this reason, sustainable GBLS requires both material support and professional culture change.</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pStyle w:val="Heading2"/>
        <w:spacing w:before="280" w:lineRule="auto"/>
        <w:rPr/>
      </w:pPr>
      <w:bookmarkStart w:colFirst="0" w:colLast="0" w:name="_w8kkkddephfy" w:id="50"/>
      <w:bookmarkEnd w:id="50"/>
      <w:r w:rsidDel="00000000" w:rsidR="00000000" w:rsidRPr="00000000">
        <w:rPr>
          <w:rtl w:val="0"/>
        </w:rPr>
        <w:t xml:space="preserve">Design for Accessibility, Adaptation, and Sustainability</w:t>
      </w:r>
    </w:p>
    <w:p w:rsidR="00000000" w:rsidDel="00000000" w:rsidP="00000000" w:rsidRDefault="00000000" w:rsidRPr="00000000" w14:paraId="00000128">
      <w:pPr>
        <w:spacing w:after="240" w:before="240" w:lineRule="auto"/>
        <w:rPr/>
      </w:pPr>
      <w:r w:rsidDel="00000000" w:rsidR="00000000" w:rsidRPr="00000000">
        <w:rPr>
          <w:rtl w:val="0"/>
        </w:rPr>
        <w:t xml:space="preserve">Game-based library services should be designed for adaptation, not only for ideal implementation. Libraries differ widely in staffing, budgets, spaces, technology, patron demographics, language needs, and community priorities. A program that works in a large urban academic library may not transfer directly to a small rural public library, a school library, or a branch with limited staffing.</w:t>
      </w:r>
    </w:p>
    <w:p w:rsidR="00000000" w:rsidDel="00000000" w:rsidP="00000000" w:rsidRDefault="00000000" w:rsidRPr="00000000" w14:paraId="00000129">
      <w:pPr>
        <w:spacing w:after="240" w:before="240" w:lineRule="auto"/>
        <w:rPr/>
      </w:pPr>
      <w:r w:rsidDel="00000000" w:rsidR="00000000" w:rsidRPr="00000000">
        <w:rPr>
          <w:rtl w:val="0"/>
        </w:rPr>
        <w:t xml:space="preserve">Cho et al. (2023) report several practical implementation issues. Even though the online escape room used familiar tools such as Zoom, Teams, and web browsers, librarians still encountered technical problems with microphones, cameras, screen sharing, and participant no-shows. Librarians also expressed interest in versions of the game adapted for different age groups, communities, languages, and in-person settings. In response, the project developed additional resources, including a debrief kit and an in-person version that libraries could print and assemble with ordinary office supplies.</w:t>
      </w:r>
    </w:p>
    <w:p w:rsidR="00000000" w:rsidDel="00000000" w:rsidP="00000000" w:rsidRDefault="00000000" w:rsidRPr="00000000" w14:paraId="0000012A">
      <w:pPr>
        <w:spacing w:after="240" w:before="240" w:lineRule="auto"/>
        <w:rPr/>
      </w:pPr>
      <w:r w:rsidDel="00000000" w:rsidR="00000000" w:rsidRPr="00000000">
        <w:rPr>
          <w:rtl w:val="0"/>
        </w:rPr>
        <w:t xml:space="preserve">This is a useful model for sustainable GBLS design. Programs are more likely to travel across contexts when they include clear instructions, low-cost materials, adaptable facilitation guides, accessibility considerations, and options for different group sizes or timeframes. Sustainability should also include maintenance: keeping equipment functional, updating digital games or platforms, replacing missing components, preserving staff knowledge, and avoiding programs that depend entirely on one enthusiastic individual.</w:t>
      </w:r>
    </w:p>
    <w:p w:rsidR="00000000" w:rsidDel="00000000" w:rsidP="00000000" w:rsidRDefault="00000000" w:rsidRPr="00000000" w14:paraId="0000012B">
      <w:pPr>
        <w:pStyle w:val="Heading2"/>
        <w:spacing w:before="280" w:lineRule="auto"/>
        <w:rPr/>
      </w:pPr>
      <w:bookmarkStart w:colFirst="0" w:colLast="0" w:name="_dd945djijmd8" w:id="51"/>
      <w:bookmarkEnd w:id="51"/>
      <w:r w:rsidDel="00000000" w:rsidR="00000000" w:rsidRPr="00000000">
        <w:rPr>
          <w:rtl w:val="0"/>
        </w:rPr>
        <w:t xml:space="preserve">Evaluate Outcomes Beyond Attendance and Enjoyment</w:t>
      </w:r>
    </w:p>
    <w:p w:rsidR="00000000" w:rsidDel="00000000" w:rsidP="00000000" w:rsidRDefault="00000000" w:rsidRPr="00000000" w14:paraId="0000012C">
      <w:pPr>
        <w:spacing w:after="240" w:before="240" w:lineRule="auto"/>
        <w:rPr/>
      </w:pPr>
      <w:r w:rsidDel="00000000" w:rsidR="00000000" w:rsidRPr="00000000">
        <w:rPr>
          <w:rtl w:val="0"/>
        </w:rPr>
        <w:t xml:space="preserve">Many game-based library programs are evaluated primarily through attendance, satisfaction, and anecdotal engagement. These measures are useful, but they are not sufficient when games are being used to support learning, inclusion, civic reasoning, or community development. Evaluation should match the purpose of the program.</w:t>
      </w:r>
    </w:p>
    <w:p w:rsidR="00000000" w:rsidDel="00000000" w:rsidP="00000000" w:rsidRDefault="00000000" w:rsidRPr="00000000" w14:paraId="0000012D">
      <w:pPr>
        <w:spacing w:after="240" w:before="240" w:lineRule="auto"/>
        <w:rPr/>
      </w:pPr>
      <w:r w:rsidDel="00000000" w:rsidR="00000000" w:rsidRPr="00000000">
        <w:rPr>
          <w:rtl w:val="0"/>
        </w:rPr>
        <w:t xml:space="preserve">Cho et al. (2023) provide a stronger model by examining participant reflection, awareness of misinformation techniques, possible shifts in attitudes, social media behaviors, librarian observations, and design implications. The study remains exploratory, but it demonstrates how evaluation can move beyond whether patrons liked the activity. If the goal is epistemic resilience, then evaluation should ask whether participants practiced recognizing uncertainty, reflected on their own vulnerability, discussed strategies with others, or reconsidered their future information behavior.</w:t>
      </w:r>
    </w:p>
    <w:p w:rsidR="00000000" w:rsidDel="00000000" w:rsidP="00000000" w:rsidRDefault="00000000" w:rsidRPr="00000000" w14:paraId="0000012E">
      <w:pPr>
        <w:spacing w:after="240" w:before="240" w:lineRule="auto"/>
        <w:rPr/>
      </w:pPr>
      <w:r w:rsidDel="00000000" w:rsidR="00000000" w:rsidRPr="00000000">
        <w:rPr>
          <w:rtl w:val="0"/>
        </w:rPr>
        <w:t xml:space="preserve">For GBLS research more broadly, this is an important area for further development. Libraries need practical, low-burden ways to assess not only participation, but also learning, belonging, access, reflection, and longer-term impact. Future studies could compare facilitated and self-guided game experiences, online and in-person formats, one-time and recurring programs, or different approaches to debriefing. Such work would help move the field from program description toward transferable knowledge about what kinds of game-based library services work, for whom, under what conditions, and why.</w:t>
      </w:r>
      <w:r w:rsidDel="00000000" w:rsidR="00000000" w:rsidRPr="00000000">
        <w:rPr>
          <w:rtl w:val="0"/>
        </w:rPr>
      </w:r>
    </w:p>
    <w:p w:rsidR="00000000" w:rsidDel="00000000" w:rsidP="00000000" w:rsidRDefault="00000000" w:rsidRPr="00000000" w14:paraId="0000012F">
      <w:pPr>
        <w:pStyle w:val="Heading3"/>
        <w:rPr/>
      </w:pPr>
      <w:bookmarkStart w:colFirst="0" w:colLast="0" w:name="_gh7bcfl4ghbf" w:id="52"/>
      <w:bookmarkEnd w:id="52"/>
      <w:r w:rsidDel="00000000" w:rsidR="00000000" w:rsidRPr="00000000">
        <w:rPr>
          <w:rtl w:val="0"/>
        </w:rPr>
        <w:t xml:space="preserve">Training and Motivation for Staff</w:t>
      </w:r>
    </w:p>
    <w:p w:rsidR="00000000" w:rsidDel="00000000" w:rsidP="00000000" w:rsidRDefault="00000000" w:rsidRPr="00000000" w14:paraId="00000130">
      <w:pPr>
        <w:rPr/>
      </w:pPr>
      <w:r w:rsidDel="00000000" w:rsidR="00000000" w:rsidRPr="00000000">
        <w:rPr>
          <w:rtl w:val="0"/>
        </w:rPr>
        <w:t xml:space="preserve">Provide librarians w</w:t>
      </w:r>
      <w:r w:rsidDel="00000000" w:rsidR="00000000" w:rsidRPr="00000000">
        <w:rPr>
          <w:rtl w:val="0"/>
        </w:rPr>
        <w:t xml:space="preserve">ith training sessions or web resources on gaming culture and media literacy. Encourage staff to play games together to build familiarity and enthusiasm. Develop library guides (LibGuides) featuring r</w:t>
      </w:r>
      <w:r w:rsidDel="00000000" w:rsidR="00000000" w:rsidRPr="00000000">
        <w:rPr>
          <w:rtl w:val="0"/>
        </w:rPr>
        <w:t xml:space="preserve">ecommended games, ratings, and related materials.</w:t>
      </w:r>
      <w:r w:rsidDel="00000000" w:rsidR="00000000" w:rsidRPr="00000000">
        <w:rPr>
          <w:rtl w:val="0"/>
        </w:rPr>
      </w:r>
    </w:p>
    <w:p w:rsidR="00000000" w:rsidDel="00000000" w:rsidP="00000000" w:rsidRDefault="00000000" w:rsidRPr="00000000" w14:paraId="00000131">
      <w:pPr>
        <w:pStyle w:val="Heading3"/>
        <w:rPr/>
      </w:pPr>
      <w:bookmarkStart w:colFirst="0" w:colLast="0" w:name="_89wrqtjwdlt4" w:id="53"/>
      <w:bookmarkEnd w:id="53"/>
      <w:r w:rsidDel="00000000" w:rsidR="00000000" w:rsidRPr="00000000">
        <w:rPr>
          <w:rtl w:val="0"/>
        </w:rPr>
        <w:t xml:space="preserve">Developing Events</w:t>
      </w:r>
    </w:p>
    <w:p w:rsidR="00000000" w:rsidDel="00000000" w:rsidP="00000000" w:rsidRDefault="00000000" w:rsidRPr="00000000" w14:paraId="00000132">
      <w:pPr>
        <w:rPr/>
      </w:pPr>
      <w:r w:rsidDel="00000000" w:rsidR="00000000" w:rsidRPr="00000000">
        <w:rPr>
          <w:rtl w:val="0"/>
        </w:rPr>
        <w:t xml:space="preserve">In the higher educational setting, partnerships and co-planning with student audiences is essential </w:t>
      </w:r>
      <w:hyperlink r:id="rId70">
        <w:r w:rsidDel="00000000" w:rsidR="00000000" w:rsidRPr="00000000">
          <w:rPr>
            <w:rtl w:val="0"/>
          </w:rPr>
          <w:t xml:space="preserve">(Vanden Elzen &amp; Roush, 2013; Werner, 2013)</w:t>
        </w:r>
      </w:hyperlink>
      <w:r w:rsidDel="00000000" w:rsidR="00000000" w:rsidRPr="00000000">
        <w:rPr>
          <w:rtl w:val="0"/>
        </w:rPr>
        <w:t xml:space="preserve">. Doing so will help understand the campus culture and work around the academic, such as avoiding high stress dates for students. They also suggest that competitive events should be balanced with low-barrier, casual play events to ensure inclusivity. </w:t>
      </w:r>
    </w:p>
    <w:p w:rsidR="00000000" w:rsidDel="00000000" w:rsidP="00000000" w:rsidRDefault="00000000" w:rsidRPr="00000000" w14:paraId="00000133">
      <w:pPr>
        <w:ind w:left="0" w:firstLine="0"/>
        <w:rPr/>
      </w:pPr>
      <w:r w:rsidDel="00000000" w:rsidR="00000000" w:rsidRPr="00000000">
        <w:rPr>
          <w:rtl w:val="0"/>
        </w:rPr>
        <w:t xml:space="preserve">While roleplaying games themselves require very few resources, </w:t>
      </w:r>
      <w:hyperlink r:id="rId71">
        <w:r w:rsidDel="00000000" w:rsidR="00000000" w:rsidRPr="00000000">
          <w:rPr>
            <w:rtl w:val="0"/>
          </w:rPr>
          <w:t xml:space="preserve">(Nelson &amp; Matthews, 2025)</w:t>
        </w:r>
      </w:hyperlink>
      <w:r w:rsidDel="00000000" w:rsidR="00000000" w:rsidRPr="00000000">
        <w:rPr>
          <w:rtl w:val="0"/>
        </w:rPr>
        <w:t xml:space="preserve"> in a study of programs at two midwestern libraries found that the a primary role of the library was to provide stability (regular time/place), provide or facilitate the dungeonmaster, and facilitate a welcoming environment that many players do not experience in game stores or private groups. </w:t>
      </w:r>
    </w:p>
    <w:p w:rsidR="00000000" w:rsidDel="00000000" w:rsidP="00000000" w:rsidRDefault="00000000" w:rsidRPr="00000000" w14:paraId="00000134">
      <w:pPr>
        <w:pStyle w:val="Heading2"/>
        <w:rPr/>
      </w:pPr>
      <w:bookmarkStart w:colFirst="0" w:colLast="0" w:name="_rz5wd84mn57a" w:id="54"/>
      <w:bookmarkEnd w:id="54"/>
      <w:r w:rsidDel="00000000" w:rsidR="00000000" w:rsidRPr="00000000">
        <w:rPr>
          <w:rtl w:val="0"/>
        </w:rPr>
        <w:t xml:space="preserve">Summary</w:t>
      </w:r>
    </w:p>
    <w:p w:rsidR="00000000" w:rsidDel="00000000" w:rsidP="00000000" w:rsidRDefault="00000000" w:rsidRPr="00000000" w14:paraId="00000135">
      <w:pPr>
        <w:ind w:left="0" w:firstLine="0"/>
        <w:rPr/>
      </w:pPr>
      <w:r w:rsidDel="00000000" w:rsidR="00000000" w:rsidRPr="00000000">
        <w:rPr>
          <w:rtl w:val="0"/>
        </w:rPr>
        <w:t xml:space="preserve">Taken together, these lessons suggest that game-based library services are strongest when games are designed, selected, cataloged, circulated, and facilitated as purposeful public learning experiences. The best examples do not treat games as entertainment add-ons or simple engagement tools. Instead, they use games to create structured opportunities for access, exploration, collaboration, reflection, and community participation. In this sense, the central design question is not whether games belong in libraries, but how libraries can use games in ways that advance their educational, cultural, and civic missions.</w:t>
      </w:r>
    </w:p>
    <w:p w:rsidR="00000000" w:rsidDel="00000000" w:rsidP="00000000" w:rsidRDefault="00000000" w:rsidRPr="00000000" w14:paraId="00000136">
      <w:pPr>
        <w:pStyle w:val="Heading1"/>
        <w:rPr/>
      </w:pPr>
      <w:bookmarkStart w:colFirst="0" w:colLast="0" w:name="_bhsjzjtprfoz" w:id="55"/>
      <w:bookmarkEnd w:id="55"/>
      <w:r w:rsidDel="00000000" w:rsidR="00000000" w:rsidRPr="00000000">
        <w:rPr>
          <w:rtl w:val="0"/>
        </w:rPr>
        <w:t xml:space="preserve">Limitations and Future Work</w:t>
      </w:r>
    </w:p>
    <w:p w:rsidR="00000000" w:rsidDel="00000000" w:rsidP="00000000" w:rsidRDefault="00000000" w:rsidRPr="00000000" w14:paraId="00000137">
      <w:pPr>
        <w:ind w:left="0" w:firstLine="0"/>
        <w:rPr/>
      </w:pPr>
      <w:r w:rsidDel="00000000" w:rsidR="00000000" w:rsidRPr="00000000">
        <w:rPr>
          <w:rtl w:val="0"/>
        </w:rPr>
        <w:t xml:space="preserve">Very few of the reviewed programs explicitly mention adult audiences outside of college students. Some exceptions are </w:t>
      </w:r>
      <w:hyperlink r:id="rId72">
        <w:r w:rsidDel="00000000" w:rsidR="00000000" w:rsidRPr="00000000">
          <w:rPr>
            <w:rtl w:val="0"/>
          </w:rPr>
          <w:t xml:space="preserve">(Nelson &amp; Matthews, 2025)</w:t>
        </w:r>
      </w:hyperlink>
      <w:r w:rsidDel="00000000" w:rsidR="00000000" w:rsidRPr="00000000">
        <w:rPr>
          <w:rtl w:val="0"/>
        </w:rPr>
        <w:t xml:space="preserve"> for DnD.</w:t>
      </w:r>
    </w:p>
    <w:p w:rsidR="00000000" w:rsidDel="00000000" w:rsidP="00000000" w:rsidRDefault="00000000" w:rsidRPr="00000000" w14:paraId="00000138">
      <w:pPr>
        <w:ind w:left="0" w:firstLine="0"/>
        <w:rPr/>
      </w:pPr>
      <w:r w:rsidDel="00000000" w:rsidR="00000000" w:rsidRPr="00000000">
        <w:rPr>
          <w:rtl w:val="0"/>
        </w:rPr>
        <w:t xml:space="preserve">Very few metastudies exist to synthesize across individual contexts and projects into generalizable knowledge. This paper and communities such as GGRT may be a first step.</w:t>
      </w:r>
    </w:p>
    <w:p w:rsidR="00000000" w:rsidDel="00000000" w:rsidP="00000000" w:rsidRDefault="00000000" w:rsidRPr="00000000" w14:paraId="00000139">
      <w:pPr>
        <w:ind w:left="0" w:firstLine="0"/>
        <w:rPr/>
      </w:pPr>
      <w:r w:rsidDel="00000000" w:rsidR="00000000" w:rsidRPr="00000000">
        <w:rPr>
          <w:rtl w:val="0"/>
        </w:rPr>
        <w:t xml:space="preserve">So many of the papers and projects are written by practitioners, not researchers or theorists. We need to keep developing the theoretical and empirical intersections of the role of libraries and the affordances of interactive media. For example, there may be a role for the discussion of the changing role of “public” resources and media in American society. </w:t>
      </w:r>
    </w:p>
    <w:p w:rsidR="00000000" w:rsidDel="00000000" w:rsidP="00000000" w:rsidRDefault="00000000" w:rsidRPr="00000000" w14:paraId="0000013A">
      <w:pPr>
        <w:ind w:left="0" w:firstLine="0"/>
        <w:rPr/>
      </w:pPr>
      <w:r w:rsidDel="00000000" w:rsidR="00000000" w:rsidRPr="00000000">
        <w:rPr>
          <w:rtl w:val="0"/>
        </w:rPr>
        <w:t xml:space="preserve">Empirically What kinds of programming best support videogame literacies: scheduled play, open play, tournaments, clubs, circulation, or hybrid models?</w:t>
      </w:r>
    </w:p>
    <w:p w:rsidR="00000000" w:rsidDel="00000000" w:rsidP="00000000" w:rsidRDefault="00000000" w:rsidRPr="00000000" w14:paraId="0000013B">
      <w:pPr>
        <w:ind w:left="0" w:firstLine="0"/>
        <w:rPr/>
      </w:pPr>
      <w:r w:rsidDel="00000000" w:rsidR="00000000" w:rsidRPr="00000000">
        <w:rPr>
          <w:rtl w:val="0"/>
        </w:rPr>
        <w:t xml:space="preserve">How do librarian beliefs about teens, noise, play, and literacy shape whether videogame programming is supported or resisted?</w:t>
      </w:r>
    </w:p>
    <w:p w:rsidR="00000000" w:rsidDel="00000000" w:rsidP="00000000" w:rsidRDefault="00000000" w:rsidRPr="00000000" w14:paraId="0000013C">
      <w:pPr>
        <w:ind w:left="0" w:firstLine="0"/>
        <w:rPr/>
      </w:pPr>
      <w:r w:rsidDel="00000000" w:rsidR="00000000" w:rsidRPr="00000000">
        <w:rPr>
          <w:rtl w:val="0"/>
        </w:rPr>
        <w:t xml:space="preserve">What professional development models help librarians move from informal experimentation to sustainable practice?</w:t>
      </w:r>
    </w:p>
    <w:p w:rsidR="00000000" w:rsidDel="00000000" w:rsidP="00000000" w:rsidRDefault="00000000" w:rsidRPr="00000000" w14:paraId="0000013D">
      <w:pPr>
        <w:ind w:left="0" w:firstLine="0"/>
        <w:rPr/>
      </w:pPr>
      <w:r w:rsidDel="00000000" w:rsidR="00000000" w:rsidRPr="00000000">
        <w:rPr>
          <w:rtl w:val="0"/>
        </w:rPr>
        <w:t xml:space="preserve">How do videogame programs affect youth who lack access to consoles, gaming PCs, broadband, or game-literate peer communities at home?</w:t>
      </w:r>
    </w:p>
    <w:p w:rsidR="00000000" w:rsidDel="00000000" w:rsidP="00000000" w:rsidRDefault="00000000" w:rsidRPr="00000000" w14:paraId="0000013E">
      <w:pPr>
        <w:ind w:left="0" w:firstLine="0"/>
        <w:rPr/>
      </w:pPr>
      <w:r w:rsidDel="00000000" w:rsidR="00000000" w:rsidRPr="00000000">
        <w:rPr>
          <w:rtl w:val="0"/>
        </w:rPr>
        <w:t xml:space="preserve">Future GBLS research should examine how library game programs connect with the informal literacies patrons already practice outside institutional settings. Coonan (2019), drawing on work in videogaming and transmedia literacy, emphasizes that game players develop practices of problem-solving, identity performance, navigation, networking, and negotiation through everyday play.</w:t>
      </w:r>
    </w:p>
    <w:p w:rsidR="00000000" w:rsidDel="00000000" w:rsidP="00000000" w:rsidRDefault="00000000" w:rsidRPr="00000000" w14:paraId="0000013F">
      <w:pPr>
        <w:rPr/>
      </w:pPr>
      <w:r w:rsidDel="00000000" w:rsidR="00000000" w:rsidRPr="00000000">
        <w:rPr>
          <w:rtl w:val="0"/>
        </w:rPr>
        <w:t xml:space="preserve">How do tabletop game clubs support belonging among students who do not participate in traditional extracurricular activities?</w:t>
      </w:r>
    </w:p>
    <w:p w:rsidR="00000000" w:rsidDel="00000000" w:rsidP="00000000" w:rsidRDefault="00000000" w:rsidRPr="00000000" w14:paraId="00000140">
      <w:pPr>
        <w:rPr/>
      </w:pPr>
      <w:r w:rsidDel="00000000" w:rsidR="00000000" w:rsidRPr="00000000">
        <w:rPr>
          <w:rtl w:val="0"/>
        </w:rPr>
        <w:t xml:space="preserve">What facilitation practices help students learn to negotiate rules, manage conflict, and teach games to peers?</w:t>
      </w:r>
    </w:p>
    <w:p w:rsidR="00000000" w:rsidDel="00000000" w:rsidP="00000000" w:rsidRDefault="00000000" w:rsidRPr="00000000" w14:paraId="00000141">
      <w:pPr>
        <w:rPr/>
      </w:pPr>
      <w:r w:rsidDel="00000000" w:rsidR="00000000" w:rsidRPr="00000000">
        <w:rPr>
          <w:rtl w:val="0"/>
        </w:rPr>
        <w:t xml:space="preserve">How can school libraries evaluate the curricular impact of tabletop games without reducing them to worksheets or content-delivery tools?</w:t>
      </w:r>
    </w:p>
    <w:p w:rsidR="00000000" w:rsidDel="00000000" w:rsidP="00000000" w:rsidRDefault="00000000" w:rsidRPr="00000000" w14:paraId="00000142">
      <w:pPr>
        <w:rPr/>
      </w:pPr>
      <w:r w:rsidDel="00000000" w:rsidR="00000000" w:rsidRPr="00000000">
        <w:rPr>
          <w:rtl w:val="0"/>
        </w:rPr>
        <w:t xml:space="preserve">What selection criteria best balance authentic play value with curriculum alignment?</w:t>
      </w:r>
    </w:p>
    <w:p w:rsidR="00000000" w:rsidDel="00000000" w:rsidP="00000000" w:rsidRDefault="00000000" w:rsidRPr="00000000" w14:paraId="00000143">
      <w:pPr>
        <w:rPr/>
      </w:pPr>
      <w:r w:rsidDel="00000000" w:rsidR="00000000" w:rsidRPr="00000000">
        <w:rPr>
          <w:rtl w:val="0"/>
        </w:rPr>
        <w:t xml:space="preserve">How do tabletop game-design projects function as assessment, especially for students who struggle with traditional forms of classroom expression?</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3"/>
        <w:rPr/>
      </w:pPr>
      <w:bookmarkStart w:colFirst="0" w:colLast="0" w:name="_c11h8pyd5hrd" w:id="56"/>
      <w:bookmarkEnd w:id="56"/>
      <w:r w:rsidDel="00000000" w:rsidR="00000000" w:rsidRPr="00000000">
        <w:rPr>
          <w:rtl w:val="0"/>
        </w:rPr>
        <w:t xml:space="preserve">Survey Concepts</w:t>
      </w:r>
    </w:p>
    <w:p w:rsidR="00000000" w:rsidDel="00000000" w:rsidP="00000000" w:rsidRDefault="00000000" w:rsidRPr="00000000" w14:paraId="00000146">
      <w:pPr>
        <w:numPr>
          <w:ilvl w:val="0"/>
          <w:numId w:val="4"/>
        </w:numPr>
        <w:spacing w:after="0" w:afterAutospacing="0"/>
        <w:ind w:left="720" w:hanging="360"/>
        <w:rPr>
          <w:u w:val="none"/>
        </w:rPr>
      </w:pPr>
      <w:r w:rsidDel="00000000" w:rsidR="00000000" w:rsidRPr="00000000">
        <w:rPr>
          <w:rtl w:val="0"/>
        </w:rPr>
        <w:t xml:space="preserve">Library Context and Demographics. </w:t>
      </w:r>
      <w:commentRangeStart w:id="85"/>
      <w:commentRangeStart w:id="86"/>
      <w:r w:rsidDel="00000000" w:rsidR="00000000" w:rsidRPr="00000000">
        <w:rPr>
          <w:rtl w:val="0"/>
        </w:rPr>
        <w:t xml:space="preserve">Rural libraries are underrepresented</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 in the literature. We need to learn more about how GBLS vary across rural, suburban, urban, school, academic, and public libraries?</w:t>
      </w:r>
    </w:p>
    <w:p w:rsidR="00000000" w:rsidDel="00000000" w:rsidP="00000000" w:rsidRDefault="00000000" w:rsidRPr="00000000" w14:paraId="00000147">
      <w:pPr>
        <w:numPr>
          <w:ilvl w:val="0"/>
          <w:numId w:val="4"/>
        </w:numPr>
        <w:spacing w:after="0" w:afterAutospacing="0" w:before="0" w:beforeAutospacing="0"/>
        <w:ind w:left="720" w:hanging="360"/>
        <w:rPr>
          <w:b w:val="1"/>
          <w:bCs w:val="1"/>
          <w:u w:val="none"/>
        </w:rPr>
      </w:pPr>
      <w:r w:rsidDel="00000000" w:rsidR="00000000" w:rsidRPr="00000000">
        <w:rPr>
          <w:rtl w:val="0"/>
        </w:rPr>
      </w:r>
    </w:p>
    <w:p w:rsidR="00000000" w:rsidDel="00000000" w:rsidP="00000000" w:rsidRDefault="00000000" w:rsidRPr="00000000" w14:paraId="00000148">
      <w:pPr>
        <w:numPr>
          <w:ilvl w:val="0"/>
          <w:numId w:val="4"/>
        </w:numPr>
        <w:spacing w:after="0" w:afterAutospacing="0" w:before="0" w:beforeAutospacing="0"/>
        <w:ind w:left="720" w:hanging="360"/>
        <w:rPr>
          <w:u w:val="none"/>
        </w:rPr>
      </w:pPr>
      <w:r w:rsidDel="00000000" w:rsidR="00000000" w:rsidRPr="00000000">
        <w:rPr>
          <w:rtl w:val="0"/>
        </w:rPr>
        <w:t xml:space="preserve">Where do you find materials and new programing ideas</w:t>
      </w:r>
    </w:p>
    <w:p w:rsidR="00000000" w:rsidDel="00000000" w:rsidP="00000000" w:rsidRDefault="00000000" w:rsidRPr="00000000" w14:paraId="00000149">
      <w:pPr>
        <w:numPr>
          <w:ilvl w:val="0"/>
          <w:numId w:val="4"/>
        </w:numPr>
        <w:spacing w:after="0" w:afterAutospacing="0" w:before="0" w:beforeAutospacing="0"/>
        <w:ind w:left="720" w:hanging="360"/>
        <w:rPr>
          <w:u w:val="none"/>
        </w:rPr>
      </w:pPr>
      <w:r w:rsidDel="00000000" w:rsidR="00000000" w:rsidRPr="00000000">
        <w:rPr>
          <w:rtl w:val="0"/>
        </w:rPr>
        <w:t xml:space="preserve">What cataloging systems do you use for games?</w:t>
      </w:r>
    </w:p>
    <w:p w:rsidR="00000000" w:rsidDel="00000000" w:rsidP="00000000" w:rsidRDefault="00000000" w:rsidRPr="00000000" w14:paraId="0000014A">
      <w:pPr>
        <w:numPr>
          <w:ilvl w:val="0"/>
          <w:numId w:val="4"/>
        </w:numPr>
        <w:spacing w:after="0" w:afterAutospacing="0" w:before="0" w:beforeAutospacing="0"/>
        <w:ind w:left="720" w:hanging="360"/>
        <w:rPr>
          <w:u w:val="none"/>
        </w:rPr>
      </w:pPr>
      <w:r w:rsidDel="00000000" w:rsidR="00000000" w:rsidRPr="00000000">
        <w:rPr>
          <w:rtl w:val="0"/>
        </w:rPr>
        <w:t xml:space="preserve">How do you curate games as part of other collections and programs?</w:t>
      </w:r>
    </w:p>
    <w:p w:rsidR="00000000" w:rsidDel="00000000" w:rsidP="00000000" w:rsidRDefault="00000000" w:rsidRPr="00000000" w14:paraId="0000014B">
      <w:pPr>
        <w:numPr>
          <w:ilvl w:val="0"/>
          <w:numId w:val="4"/>
        </w:numPr>
        <w:spacing w:after="0" w:afterAutospacing="0" w:before="0" w:beforeAutospacing="0"/>
        <w:ind w:left="720" w:hanging="360"/>
        <w:rPr>
          <w:u w:val="none"/>
        </w:rPr>
      </w:pPr>
      <w:r w:rsidDel="00000000" w:rsidR="00000000" w:rsidRPr="00000000">
        <w:rPr>
          <w:rtl w:val="0"/>
        </w:rPr>
        <w:t xml:space="preserve">Do you circulate your games? What’s working?</w:t>
      </w:r>
    </w:p>
    <w:p w:rsidR="00000000" w:rsidDel="00000000" w:rsidP="00000000" w:rsidRDefault="00000000" w:rsidRPr="00000000" w14:paraId="0000014C">
      <w:pPr>
        <w:numPr>
          <w:ilvl w:val="0"/>
          <w:numId w:val="4"/>
        </w:numPr>
        <w:spacing w:after="0" w:afterAutospacing="0" w:before="0" w:beforeAutospacing="0"/>
        <w:ind w:left="720" w:hanging="360"/>
        <w:rPr>
          <w:u w:val="none"/>
        </w:rPr>
      </w:pPr>
      <w:r w:rsidDel="00000000" w:rsidR="00000000" w:rsidRPr="00000000">
        <w:rPr>
          <w:rtl w:val="0"/>
        </w:rPr>
        <w:t xml:space="preserve">What game programming do you offer? What’s working?</w:t>
      </w:r>
    </w:p>
    <w:p w:rsidR="00000000" w:rsidDel="00000000" w:rsidP="00000000" w:rsidRDefault="00000000" w:rsidRPr="00000000" w14:paraId="0000014D">
      <w:pPr>
        <w:numPr>
          <w:ilvl w:val="0"/>
          <w:numId w:val="4"/>
        </w:numPr>
        <w:spacing w:before="0" w:beforeAutospacing="0"/>
        <w:ind w:left="720" w:hanging="360"/>
        <w:rPr>
          <w:u w:val="none"/>
        </w:rPr>
      </w:pPr>
      <w:r w:rsidDel="00000000" w:rsidR="00000000" w:rsidRPr="00000000">
        <w:rPr>
          <w:rtl w:val="0"/>
        </w:rPr>
        <w:t xml:space="preserve">What is the primary reason for game-based library services?</w:t>
      </w:r>
    </w:p>
    <w:p w:rsidR="00000000" w:rsidDel="00000000" w:rsidP="00000000" w:rsidRDefault="00000000" w:rsidRPr="00000000" w14:paraId="0000014E">
      <w:pPr>
        <w:pStyle w:val="Heading1"/>
        <w:rPr/>
      </w:pPr>
      <w:bookmarkStart w:colFirst="0" w:colLast="0" w:name="_vfet457qv6e1" w:id="57"/>
      <w:bookmarkEnd w:id="57"/>
      <w:r w:rsidDel="00000000" w:rsidR="00000000" w:rsidRPr="00000000">
        <w:rPr>
          <w:rtl w:val="0"/>
        </w:rPr>
        <w:t xml:space="preserve">Conclusion</w:t>
      </w:r>
    </w:p>
    <w:p w:rsidR="00000000" w:rsidDel="00000000" w:rsidP="00000000" w:rsidRDefault="00000000" w:rsidRPr="00000000" w14:paraId="0000014F">
      <w:pPr>
        <w:pStyle w:val="Heading1"/>
        <w:rPr/>
      </w:pPr>
      <w:bookmarkStart w:colFirst="0" w:colLast="0" w:name="_zmgirgrzqau" w:id="58"/>
      <w:bookmarkEnd w:id="58"/>
      <w:r w:rsidDel="00000000" w:rsidR="00000000" w:rsidRPr="00000000">
        <w:rPr>
          <w:rtl w:val="0"/>
        </w:rPr>
        <w:t xml:space="preserve">References</w:t>
      </w:r>
    </w:p>
    <w:p w:rsidR="00000000" w:rsidDel="00000000" w:rsidP="00000000" w:rsidRDefault="00000000" w:rsidRPr="00000000" w14:paraId="00000150">
      <w:pPr>
        <w:spacing w:after="0" w:line="480" w:lineRule="auto"/>
        <w:ind w:left="720"/>
        <w:rPr/>
      </w:pPr>
      <w:hyperlink r:id="rId73">
        <w:r w:rsidDel="00000000" w:rsidR="00000000" w:rsidRPr="00000000">
          <w:rPr>
            <w:rtl w:val="0"/>
          </w:rPr>
          <w:t xml:space="preserve">Abrams, S. S., &amp; Van Eck, R. N. (2021). Checked Out? Videogame Programming in U.S. Libraries and Implications for Videogame Literacies. </w:t>
        </w:r>
      </w:hyperlink>
      <w:hyperlink r:id="rId74">
        <w:r w:rsidDel="00000000" w:rsidR="00000000" w:rsidRPr="00000000">
          <w:rPr>
            <w:i w:val="1"/>
            <w:iCs w:val="1"/>
            <w:rtl w:val="0"/>
          </w:rPr>
          <w:t xml:space="preserve">Journal of Adolescent &amp; Adult Literacy</w:t>
        </w:r>
      </w:hyperlink>
      <w:hyperlink r:id="rId75">
        <w:r w:rsidDel="00000000" w:rsidR="00000000" w:rsidRPr="00000000">
          <w:rPr>
            <w:rtl w:val="0"/>
          </w:rPr>
          <w:t xml:space="preserve">, </w:t>
        </w:r>
      </w:hyperlink>
      <w:hyperlink r:id="rId76">
        <w:r w:rsidDel="00000000" w:rsidR="00000000" w:rsidRPr="00000000">
          <w:rPr>
            <w:i w:val="1"/>
            <w:iCs w:val="1"/>
            <w:rtl w:val="0"/>
          </w:rPr>
          <w:t xml:space="preserve">65</w:t>
        </w:r>
      </w:hyperlink>
      <w:hyperlink r:id="rId77">
        <w:r w:rsidDel="00000000" w:rsidR="00000000" w:rsidRPr="00000000">
          <w:rPr>
            <w:rtl w:val="0"/>
          </w:rPr>
          <w:t xml:space="preserve">(3), 227–236. https://doi.org/10.1002/jaal.1197 </w:t>
        </w:r>
      </w:hyperlink>
      <w:r w:rsidDel="00000000" w:rsidR="00000000" w:rsidRPr="00000000">
        <w:rPr>
          <w:rtl w:val="0"/>
        </w:rPr>
      </w:r>
    </w:p>
    <w:p w:rsidR="00000000" w:rsidDel="00000000" w:rsidP="00000000" w:rsidRDefault="00000000" w:rsidRPr="00000000" w14:paraId="00000151">
      <w:pPr>
        <w:spacing w:after="0" w:line="480" w:lineRule="auto"/>
        <w:ind w:left="720"/>
        <w:rPr/>
      </w:pPr>
      <w:hyperlink r:id="rId78">
        <w:r w:rsidDel="00000000" w:rsidR="00000000" w:rsidRPr="00000000">
          <w:rPr>
            <w:rtl w:val="0"/>
          </w:rPr>
          <w:t xml:space="preserve">Adams, S. S. (2009). The case for video games in libraries. </w:t>
        </w:r>
      </w:hyperlink>
      <w:hyperlink r:id="rId79">
        <w:r w:rsidDel="00000000" w:rsidR="00000000" w:rsidRPr="00000000">
          <w:rPr>
            <w:i w:val="1"/>
            <w:iCs w:val="1"/>
            <w:rtl w:val="0"/>
          </w:rPr>
          <w:t xml:space="preserve">Library Review</w:t>
        </w:r>
      </w:hyperlink>
      <w:hyperlink r:id="rId80">
        <w:r w:rsidDel="00000000" w:rsidR="00000000" w:rsidRPr="00000000">
          <w:rPr>
            <w:rtl w:val="0"/>
          </w:rPr>
          <w:t xml:space="preserve">, </w:t>
        </w:r>
      </w:hyperlink>
      <w:hyperlink r:id="rId81">
        <w:r w:rsidDel="00000000" w:rsidR="00000000" w:rsidRPr="00000000">
          <w:rPr>
            <w:i w:val="1"/>
            <w:iCs w:val="1"/>
            <w:rtl w:val="0"/>
          </w:rPr>
          <w:t xml:space="preserve">58</w:t>
        </w:r>
      </w:hyperlink>
      <w:hyperlink r:id="rId82">
        <w:r w:rsidDel="00000000" w:rsidR="00000000" w:rsidRPr="00000000">
          <w:rPr>
            <w:rtl w:val="0"/>
          </w:rPr>
          <w:t xml:space="preserve">(3), 196–202. https://doi.org/10.1108/00242530910942045 </w:t>
        </w:r>
      </w:hyperlink>
      <w:r w:rsidDel="00000000" w:rsidR="00000000" w:rsidRPr="00000000">
        <w:rPr>
          <w:rtl w:val="0"/>
        </w:rPr>
      </w:r>
    </w:p>
    <w:p w:rsidR="00000000" w:rsidDel="00000000" w:rsidP="00000000" w:rsidRDefault="00000000" w:rsidRPr="00000000" w14:paraId="00000152">
      <w:pPr>
        <w:spacing w:after="0" w:line="480" w:lineRule="auto"/>
        <w:ind w:left="720"/>
        <w:rPr/>
      </w:pPr>
      <w:hyperlink r:id="rId83">
        <w:r w:rsidDel="00000000" w:rsidR="00000000" w:rsidRPr="00000000">
          <w:rPr>
            <w:rtl w:val="0"/>
          </w:rPr>
          <w:t xml:space="preserve">Ariya, P., Khanchai, S., Intawong, K., &amp; Puritat, K. (2025). Designing and engaging students in library tours using mixed reality: A study on library anxiety, knowledge acquisition, and student engagement. </w:t>
        </w:r>
      </w:hyperlink>
      <w:hyperlink r:id="rId84">
        <w:r w:rsidDel="00000000" w:rsidR="00000000" w:rsidRPr="00000000">
          <w:rPr>
            <w:i w:val="1"/>
            <w:iCs w:val="1"/>
            <w:rtl w:val="0"/>
          </w:rPr>
          <w:t xml:space="preserve">Digital Library Perspectives</w:t>
        </w:r>
      </w:hyperlink>
      <w:hyperlink r:id="rId85">
        <w:r w:rsidDel="00000000" w:rsidR="00000000" w:rsidRPr="00000000">
          <w:rPr>
            <w:rtl w:val="0"/>
          </w:rPr>
          <w:t xml:space="preserve">, (Journal Article). https://doi.org/10.1108/DLP-11-2024-0174 </w:t>
        </w:r>
      </w:hyperlink>
      <w:r w:rsidDel="00000000" w:rsidR="00000000" w:rsidRPr="00000000">
        <w:rPr>
          <w:rtl w:val="0"/>
        </w:rPr>
      </w:r>
    </w:p>
    <w:p w:rsidR="00000000" w:rsidDel="00000000" w:rsidP="00000000" w:rsidRDefault="00000000" w:rsidRPr="00000000" w14:paraId="00000153">
      <w:pPr>
        <w:spacing w:after="0" w:line="480" w:lineRule="auto"/>
        <w:ind w:left="720"/>
        <w:rPr/>
      </w:pPr>
      <w:hyperlink r:id="rId86">
        <w:r w:rsidDel="00000000" w:rsidR="00000000" w:rsidRPr="00000000">
          <w:rPr>
            <w:rtl w:val="0"/>
          </w:rPr>
          <w:t xml:space="preserve">Bell, L., &amp; Trueman, R. B. (2008). </w:t>
        </w:r>
      </w:hyperlink>
      <w:hyperlink r:id="rId87">
        <w:r w:rsidDel="00000000" w:rsidR="00000000" w:rsidRPr="00000000">
          <w:rPr>
            <w:i w:val="1"/>
            <w:iCs w:val="1"/>
            <w:rtl w:val="0"/>
          </w:rPr>
          <w:t xml:space="preserve">Virtual worlds, real libraries: Librarians and educators in Second Life and other multi-user virtual environments</w:t>
        </w:r>
      </w:hyperlink>
      <w:hyperlink r:id="rId88">
        <w:r w:rsidDel="00000000" w:rsidR="00000000" w:rsidRPr="00000000">
          <w:rPr>
            <w:rtl w:val="0"/>
          </w:rPr>
          <w:t xml:space="preserve">. Medford, N.J. : Information Today, c2008. </w:t>
        </w:r>
      </w:hyperlink>
      <w:r w:rsidDel="00000000" w:rsidR="00000000" w:rsidRPr="00000000">
        <w:rPr>
          <w:rtl w:val="0"/>
        </w:rPr>
      </w:r>
    </w:p>
    <w:p w:rsidR="00000000" w:rsidDel="00000000" w:rsidP="00000000" w:rsidRDefault="00000000" w:rsidRPr="00000000" w14:paraId="00000154">
      <w:pPr>
        <w:spacing w:after="0" w:line="480" w:lineRule="auto"/>
        <w:ind w:left="720"/>
        <w:rPr/>
      </w:pPr>
      <w:hyperlink r:id="rId89">
        <w:r w:rsidDel="00000000" w:rsidR="00000000" w:rsidRPr="00000000">
          <w:rPr>
            <w:rtl w:val="0"/>
          </w:rPr>
          <w:t xml:space="preserve">Bianchini, C., &amp; Munini, P. (2025). ClaG: A classification system for plays and games in toy libraries and libraries. </w:t>
        </w:r>
      </w:hyperlink>
      <w:hyperlink r:id="rId90">
        <w:r w:rsidDel="00000000" w:rsidR="00000000" w:rsidRPr="00000000">
          <w:rPr>
            <w:i w:val="1"/>
            <w:iCs w:val="1"/>
            <w:rtl w:val="0"/>
          </w:rPr>
          <w:t xml:space="preserve">JLIS.It : Italian Journal of Library and Information Science</w:t>
        </w:r>
      </w:hyperlink>
      <w:hyperlink r:id="rId91">
        <w:r w:rsidDel="00000000" w:rsidR="00000000" w:rsidRPr="00000000">
          <w:rPr>
            <w:rtl w:val="0"/>
          </w:rPr>
          <w:t xml:space="preserve">, </w:t>
        </w:r>
      </w:hyperlink>
      <w:hyperlink r:id="rId92">
        <w:r w:rsidDel="00000000" w:rsidR="00000000" w:rsidRPr="00000000">
          <w:rPr>
            <w:i w:val="1"/>
            <w:iCs w:val="1"/>
            <w:rtl w:val="0"/>
          </w:rPr>
          <w:t xml:space="preserve">16</w:t>
        </w:r>
      </w:hyperlink>
      <w:hyperlink r:id="rId93">
        <w:r w:rsidDel="00000000" w:rsidR="00000000" w:rsidRPr="00000000">
          <w:rPr>
            <w:rtl w:val="0"/>
          </w:rPr>
          <w:t xml:space="preserve">(1), 72–89. https://doi.org/10.36253/jlis.it-624 </w:t>
        </w:r>
      </w:hyperlink>
      <w:r w:rsidDel="00000000" w:rsidR="00000000" w:rsidRPr="00000000">
        <w:rPr>
          <w:rtl w:val="0"/>
        </w:rPr>
      </w:r>
    </w:p>
    <w:p w:rsidR="00000000" w:rsidDel="00000000" w:rsidP="00000000" w:rsidRDefault="00000000" w:rsidRPr="00000000" w14:paraId="00000155">
      <w:pPr>
        <w:spacing w:after="0" w:line="480" w:lineRule="auto"/>
        <w:ind w:left="720"/>
        <w:rPr/>
      </w:pPr>
      <w:hyperlink r:id="rId94">
        <w:r w:rsidDel="00000000" w:rsidR="00000000" w:rsidRPr="00000000">
          <w:rPr>
            <w:rtl w:val="0"/>
          </w:rPr>
          <w:t xml:space="preserve">Bishoff, C., Farrell, S. L., &amp; Neeser, A. E. (2015). Outreach, Collaboration, Collegiality: Evolving Approaches to Library Video Game Services. </w:t>
        </w:r>
      </w:hyperlink>
      <w:hyperlink r:id="rId95">
        <w:r w:rsidDel="00000000" w:rsidR="00000000" w:rsidRPr="00000000">
          <w:rPr>
            <w:i w:val="1"/>
            <w:iCs w:val="1"/>
            <w:rtl w:val="0"/>
          </w:rPr>
          <w:t xml:space="preserve">Journal of Library Innovation</w:t>
        </w:r>
      </w:hyperlink>
      <w:hyperlink r:id="rId96">
        <w:r w:rsidDel="00000000" w:rsidR="00000000" w:rsidRPr="00000000">
          <w:rPr>
            <w:rtl w:val="0"/>
          </w:rPr>
          <w:t xml:space="preserve">, </w:t>
        </w:r>
      </w:hyperlink>
      <w:hyperlink r:id="rId97">
        <w:r w:rsidDel="00000000" w:rsidR="00000000" w:rsidRPr="00000000">
          <w:rPr>
            <w:i w:val="1"/>
            <w:iCs w:val="1"/>
            <w:rtl w:val="0"/>
          </w:rPr>
          <w:t xml:space="preserve">6</w:t>
        </w:r>
      </w:hyperlink>
      <w:hyperlink r:id="rId98">
        <w:r w:rsidDel="00000000" w:rsidR="00000000" w:rsidRPr="00000000">
          <w:rPr>
            <w:rtl w:val="0"/>
          </w:rPr>
          <w:t xml:space="preserve">(1), 92–109. </w:t>
        </w:r>
      </w:hyperlink>
      <w:r w:rsidDel="00000000" w:rsidR="00000000" w:rsidRPr="00000000">
        <w:rPr>
          <w:rtl w:val="0"/>
        </w:rPr>
      </w:r>
    </w:p>
    <w:p w:rsidR="00000000" w:rsidDel="00000000" w:rsidP="00000000" w:rsidRDefault="00000000" w:rsidRPr="00000000" w14:paraId="00000156">
      <w:pPr>
        <w:spacing w:after="0" w:line="480" w:lineRule="auto"/>
        <w:ind w:left="720"/>
        <w:rPr/>
      </w:pPr>
      <w:hyperlink r:id="rId99">
        <w:r w:rsidDel="00000000" w:rsidR="00000000" w:rsidRPr="00000000">
          <w:rPr>
            <w:rtl w:val="0"/>
          </w:rPr>
          <w:t xml:space="preserve">Bremer, P. (2017). Games People Play. </w:t>
        </w:r>
      </w:hyperlink>
      <w:hyperlink r:id="rId100">
        <w:r w:rsidDel="00000000" w:rsidR="00000000" w:rsidRPr="00000000">
          <w:rPr>
            <w:i w:val="1"/>
            <w:iCs w:val="1"/>
            <w:rtl w:val="0"/>
          </w:rPr>
          <w:t xml:space="preserve">Reference Librarian</w:t>
        </w:r>
      </w:hyperlink>
      <w:hyperlink r:id="rId101">
        <w:r w:rsidDel="00000000" w:rsidR="00000000" w:rsidRPr="00000000">
          <w:rPr>
            <w:rtl w:val="0"/>
          </w:rPr>
          <w:t xml:space="preserve">, </w:t>
        </w:r>
      </w:hyperlink>
      <w:hyperlink r:id="rId102">
        <w:r w:rsidDel="00000000" w:rsidR="00000000" w:rsidRPr="00000000">
          <w:rPr>
            <w:i w:val="1"/>
            <w:iCs w:val="1"/>
            <w:rtl w:val="0"/>
          </w:rPr>
          <w:t xml:space="preserve">58</w:t>
        </w:r>
      </w:hyperlink>
      <w:hyperlink r:id="rId103">
        <w:r w:rsidDel="00000000" w:rsidR="00000000" w:rsidRPr="00000000">
          <w:rPr>
            <w:rtl w:val="0"/>
          </w:rPr>
          <w:t xml:space="preserve">(3), 202–205. https://doi.org/10.1080/02763877.2017.1320699 </w:t>
        </w:r>
      </w:hyperlink>
      <w:r w:rsidDel="00000000" w:rsidR="00000000" w:rsidRPr="00000000">
        <w:rPr>
          <w:rtl w:val="0"/>
        </w:rPr>
      </w:r>
    </w:p>
    <w:p w:rsidR="00000000" w:rsidDel="00000000" w:rsidP="00000000" w:rsidRDefault="00000000" w:rsidRPr="00000000" w14:paraId="00000157">
      <w:pPr>
        <w:spacing w:after="0" w:line="480" w:lineRule="auto"/>
        <w:ind w:left="720"/>
        <w:rPr/>
      </w:pPr>
      <w:hyperlink r:id="rId104">
        <w:r w:rsidDel="00000000" w:rsidR="00000000" w:rsidRPr="00000000">
          <w:rPr>
            <w:rtl w:val="0"/>
          </w:rPr>
          <w:t xml:space="preserve">Bronack, S., Sanders, R., Cheney, A., Riedl, R., Tashner, J., &amp; Matzen, N. (n.d.). </w:t>
        </w:r>
      </w:hyperlink>
      <w:hyperlink r:id="rId105">
        <w:r w:rsidDel="00000000" w:rsidR="00000000" w:rsidRPr="00000000">
          <w:rPr>
            <w:i w:val="1"/>
            <w:iCs w:val="1"/>
            <w:rtl w:val="0"/>
          </w:rPr>
          <w:t xml:space="preserve">Presence Pedagogy: Teaching and Learning in a 3D Virtual Immersive World</w:t>
        </w:r>
      </w:hyperlink>
      <w:hyperlink r:id="rId10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8">
      <w:pPr>
        <w:spacing w:after="0" w:line="480" w:lineRule="auto"/>
        <w:ind w:left="720"/>
        <w:rPr/>
      </w:pPr>
      <w:hyperlink r:id="rId107">
        <w:r w:rsidDel="00000000" w:rsidR="00000000" w:rsidRPr="00000000">
          <w:rPr>
            <w:rtl w:val="0"/>
          </w:rPr>
          <w:t xml:space="preserve">Brown, R. T., &amp; Kasper, T. (2013). The Fusion of Literacy and Games: A Case Study in Assessing the Goals of a Library Video Game Program. </w:t>
        </w:r>
      </w:hyperlink>
      <w:hyperlink r:id="rId108">
        <w:r w:rsidDel="00000000" w:rsidR="00000000" w:rsidRPr="00000000">
          <w:rPr>
            <w:i w:val="1"/>
            <w:iCs w:val="1"/>
            <w:rtl w:val="0"/>
          </w:rPr>
          <w:t xml:space="preserve">Library Trends</w:t>
        </w:r>
      </w:hyperlink>
      <w:hyperlink r:id="rId109">
        <w:r w:rsidDel="00000000" w:rsidR="00000000" w:rsidRPr="00000000">
          <w:rPr>
            <w:rtl w:val="0"/>
          </w:rPr>
          <w:t xml:space="preserve">, </w:t>
        </w:r>
      </w:hyperlink>
      <w:hyperlink r:id="rId110">
        <w:r w:rsidDel="00000000" w:rsidR="00000000" w:rsidRPr="00000000">
          <w:rPr>
            <w:i w:val="1"/>
            <w:iCs w:val="1"/>
            <w:rtl w:val="0"/>
          </w:rPr>
          <w:t xml:space="preserve">61</w:t>
        </w:r>
      </w:hyperlink>
      <w:hyperlink r:id="rId111">
        <w:r w:rsidDel="00000000" w:rsidR="00000000" w:rsidRPr="00000000">
          <w:rPr>
            <w:rtl w:val="0"/>
          </w:rPr>
          <w:t xml:space="preserve">(4), 755–778. https://doi.org/10.1353/lib.2013.0012 </w:t>
        </w:r>
      </w:hyperlink>
      <w:r w:rsidDel="00000000" w:rsidR="00000000" w:rsidRPr="00000000">
        <w:rPr>
          <w:rtl w:val="0"/>
        </w:rPr>
      </w:r>
    </w:p>
    <w:p w:rsidR="00000000" w:rsidDel="00000000" w:rsidP="00000000" w:rsidRDefault="00000000" w:rsidRPr="00000000" w14:paraId="00000159">
      <w:pPr>
        <w:spacing w:after="0" w:line="480" w:lineRule="auto"/>
        <w:ind w:left="720"/>
        <w:rPr/>
      </w:pPr>
      <w:hyperlink r:id="rId112">
        <w:r w:rsidDel="00000000" w:rsidR="00000000" w:rsidRPr="00000000">
          <w:rPr>
            <w:rtl w:val="0"/>
          </w:rPr>
          <w:t xml:space="preserve">Burek Pierce, J. (2016). The Reign of Children: The Role of Games and Toys in American Public Libraries, 1876-1925. </w:t>
        </w:r>
      </w:hyperlink>
      <w:hyperlink r:id="rId113">
        <w:r w:rsidDel="00000000" w:rsidR="00000000" w:rsidRPr="00000000">
          <w:rPr>
            <w:i w:val="1"/>
            <w:iCs w:val="1"/>
            <w:rtl w:val="0"/>
          </w:rPr>
          <w:t xml:space="preserve">Information &amp; Culture</w:t>
        </w:r>
      </w:hyperlink>
      <w:hyperlink r:id="rId114">
        <w:r w:rsidDel="00000000" w:rsidR="00000000" w:rsidRPr="00000000">
          <w:rPr>
            <w:rtl w:val="0"/>
          </w:rPr>
          <w:t xml:space="preserve">, </w:t>
        </w:r>
      </w:hyperlink>
      <w:hyperlink r:id="rId115">
        <w:r w:rsidDel="00000000" w:rsidR="00000000" w:rsidRPr="00000000">
          <w:rPr>
            <w:i w:val="1"/>
            <w:iCs w:val="1"/>
            <w:rtl w:val="0"/>
          </w:rPr>
          <w:t xml:space="preserve">51</w:t>
        </w:r>
      </w:hyperlink>
      <w:hyperlink r:id="rId116">
        <w:r w:rsidDel="00000000" w:rsidR="00000000" w:rsidRPr="00000000">
          <w:rPr>
            <w:rtl w:val="0"/>
          </w:rPr>
          <w:t xml:space="preserve">(3), 373–398. https://doi.org/10.7560/IC51304 </w:t>
        </w:r>
      </w:hyperlink>
      <w:r w:rsidDel="00000000" w:rsidR="00000000" w:rsidRPr="00000000">
        <w:rPr>
          <w:rtl w:val="0"/>
        </w:rPr>
      </w:r>
    </w:p>
    <w:p w:rsidR="00000000" w:rsidDel="00000000" w:rsidP="00000000" w:rsidRDefault="00000000" w:rsidRPr="00000000" w14:paraId="0000015A">
      <w:pPr>
        <w:spacing w:after="0" w:line="480" w:lineRule="auto"/>
        <w:ind w:left="720"/>
        <w:rPr/>
      </w:pPr>
      <w:hyperlink r:id="rId117">
        <w:r w:rsidDel="00000000" w:rsidR="00000000" w:rsidRPr="00000000">
          <w:rPr>
            <w:rtl w:val="0"/>
          </w:rPr>
          <w:t xml:space="preserve">Burgess, J., &amp; Wallace, A. (2021). Using Investigative Video Games to Teach Clinical Intuition and Metacognition in Reference Transactions. </w:t>
        </w:r>
      </w:hyperlink>
      <w:hyperlink r:id="rId118">
        <w:r w:rsidDel="00000000" w:rsidR="00000000" w:rsidRPr="00000000">
          <w:rPr>
            <w:i w:val="1"/>
            <w:iCs w:val="1"/>
            <w:rtl w:val="0"/>
          </w:rPr>
          <w:t xml:space="preserve">Journal of Education for Library and Information Science</w:t>
        </w:r>
      </w:hyperlink>
      <w:hyperlink r:id="rId119">
        <w:r w:rsidDel="00000000" w:rsidR="00000000" w:rsidRPr="00000000">
          <w:rPr>
            <w:rtl w:val="0"/>
          </w:rPr>
          <w:t xml:space="preserve">, </w:t>
        </w:r>
      </w:hyperlink>
      <w:hyperlink r:id="rId120">
        <w:r w:rsidDel="00000000" w:rsidR="00000000" w:rsidRPr="00000000">
          <w:rPr>
            <w:i w:val="1"/>
            <w:iCs w:val="1"/>
            <w:rtl w:val="0"/>
          </w:rPr>
          <w:t xml:space="preserve">62</w:t>
        </w:r>
      </w:hyperlink>
      <w:hyperlink r:id="rId121">
        <w:r w:rsidDel="00000000" w:rsidR="00000000" w:rsidRPr="00000000">
          <w:rPr>
            <w:rtl w:val="0"/>
          </w:rPr>
          <w:t xml:space="preserve">(4), 477–491. (Association for Library and Information Science Education. 4 Lan Drive Suite 310, Westford, MA 01886. Tel: 978-674-6190; Fax: 978-250-1117; e-mail: office@alise.org; Web site: https://www.alise.org/jelis-2). </w:t>
        </w:r>
      </w:hyperlink>
      <w:r w:rsidDel="00000000" w:rsidR="00000000" w:rsidRPr="00000000">
        <w:rPr>
          <w:rtl w:val="0"/>
        </w:rPr>
      </w:r>
    </w:p>
    <w:p w:rsidR="00000000" w:rsidDel="00000000" w:rsidP="00000000" w:rsidRDefault="00000000" w:rsidRPr="00000000" w14:paraId="0000015B">
      <w:pPr>
        <w:spacing w:after="0" w:line="480" w:lineRule="auto"/>
        <w:ind w:left="720"/>
        <w:rPr/>
      </w:pPr>
      <w:hyperlink r:id="rId122">
        <w:r w:rsidDel="00000000" w:rsidR="00000000" w:rsidRPr="00000000">
          <w:rPr>
            <w:rtl w:val="0"/>
          </w:rPr>
          <w:t xml:space="preserve">Capdarest-Arest, N., Opuda, E., &amp; Stark, R. K. (2019). “Game on!” Teaching gamification principles for library instruction to health sciences information professionals using interactive, low-tech activities and design-thinking modalities. </w:t>
        </w:r>
      </w:hyperlink>
      <w:hyperlink r:id="rId123">
        <w:r w:rsidDel="00000000" w:rsidR="00000000" w:rsidRPr="00000000">
          <w:rPr>
            <w:i w:val="1"/>
            <w:iCs w:val="1"/>
            <w:rtl w:val="0"/>
          </w:rPr>
          <w:t xml:space="preserve">Journal of the Medical Library Association</w:t>
        </w:r>
      </w:hyperlink>
      <w:hyperlink r:id="rId124">
        <w:r w:rsidDel="00000000" w:rsidR="00000000" w:rsidRPr="00000000">
          <w:rPr>
            <w:rtl w:val="0"/>
          </w:rPr>
          <w:t xml:space="preserve">, </w:t>
        </w:r>
      </w:hyperlink>
      <w:hyperlink r:id="rId125">
        <w:r w:rsidDel="00000000" w:rsidR="00000000" w:rsidRPr="00000000">
          <w:rPr>
            <w:i w:val="1"/>
            <w:iCs w:val="1"/>
            <w:rtl w:val="0"/>
          </w:rPr>
          <w:t xml:space="preserve">107</w:t>
        </w:r>
      </w:hyperlink>
      <w:hyperlink r:id="rId126">
        <w:r w:rsidDel="00000000" w:rsidR="00000000" w:rsidRPr="00000000">
          <w:rPr>
            <w:rtl w:val="0"/>
          </w:rPr>
          <w:t xml:space="preserve">(4), 566–571. https://doi.org/10.5195/jmla.2019.636 </w:t>
        </w:r>
      </w:hyperlink>
      <w:r w:rsidDel="00000000" w:rsidR="00000000" w:rsidRPr="00000000">
        <w:rPr>
          <w:rtl w:val="0"/>
        </w:rPr>
      </w:r>
    </w:p>
    <w:p w:rsidR="00000000" w:rsidDel="00000000" w:rsidP="00000000" w:rsidRDefault="00000000" w:rsidRPr="00000000" w14:paraId="0000015C">
      <w:pPr>
        <w:spacing w:after="0" w:line="480" w:lineRule="auto"/>
        <w:ind w:left="720"/>
        <w:rPr/>
      </w:pPr>
      <w:hyperlink r:id="rId127">
        <w:r w:rsidDel="00000000" w:rsidR="00000000" w:rsidRPr="00000000">
          <w:rPr>
            <w:rtl w:val="0"/>
          </w:rPr>
          <w:t xml:space="preserve">Casucci, T., Locke, A. B., Henson, A., &amp; Qeadan, F. (2020). A workplace well-being game intervention for health sciences librarians to address burnout. </w:t>
        </w:r>
      </w:hyperlink>
      <w:hyperlink r:id="rId128">
        <w:r w:rsidDel="00000000" w:rsidR="00000000" w:rsidRPr="00000000">
          <w:rPr>
            <w:i w:val="1"/>
            <w:iCs w:val="1"/>
            <w:rtl w:val="0"/>
          </w:rPr>
          <w:t xml:space="preserve">Journal of the Medical Library Association</w:t>
        </w:r>
      </w:hyperlink>
      <w:hyperlink r:id="rId129">
        <w:r w:rsidDel="00000000" w:rsidR="00000000" w:rsidRPr="00000000">
          <w:rPr>
            <w:rtl w:val="0"/>
          </w:rPr>
          <w:t xml:space="preserve">, </w:t>
        </w:r>
      </w:hyperlink>
      <w:hyperlink r:id="rId130">
        <w:r w:rsidDel="00000000" w:rsidR="00000000" w:rsidRPr="00000000">
          <w:rPr>
            <w:i w:val="1"/>
            <w:iCs w:val="1"/>
            <w:rtl w:val="0"/>
          </w:rPr>
          <w:t xml:space="preserve">108</w:t>
        </w:r>
      </w:hyperlink>
      <w:hyperlink r:id="rId131">
        <w:r w:rsidDel="00000000" w:rsidR="00000000" w:rsidRPr="00000000">
          <w:rPr>
            <w:rtl w:val="0"/>
          </w:rPr>
          <w:t xml:space="preserve">(4), 605–617. https://doi.org/10.5195/jmla.2020.742 </w:t>
        </w:r>
      </w:hyperlink>
      <w:r w:rsidDel="00000000" w:rsidR="00000000" w:rsidRPr="00000000">
        <w:rPr>
          <w:rtl w:val="0"/>
        </w:rPr>
      </w:r>
    </w:p>
    <w:p w:rsidR="00000000" w:rsidDel="00000000" w:rsidP="00000000" w:rsidRDefault="00000000" w:rsidRPr="00000000" w14:paraId="0000015D">
      <w:pPr>
        <w:spacing w:after="0" w:line="480" w:lineRule="auto"/>
        <w:ind w:left="720"/>
        <w:rPr/>
      </w:pPr>
      <w:hyperlink r:id="rId132">
        <w:r w:rsidDel="00000000" w:rsidR="00000000" w:rsidRPr="00000000">
          <w:rPr>
            <w:rtl w:val="0"/>
          </w:rPr>
          <w:t xml:space="preserve">Chapman, A. (2021). Trials of Metadata: Emerging Schemas for Videogame Cataloguing. </w:t>
        </w:r>
      </w:hyperlink>
      <w:hyperlink r:id="rId133">
        <w:r w:rsidDel="00000000" w:rsidR="00000000" w:rsidRPr="00000000">
          <w:rPr>
            <w:i w:val="1"/>
            <w:iCs w:val="1"/>
            <w:rtl w:val="0"/>
          </w:rPr>
          <w:t xml:space="preserve">Journal of Library Metadata</w:t>
        </w:r>
      </w:hyperlink>
      <w:hyperlink r:id="rId134">
        <w:r w:rsidDel="00000000" w:rsidR="00000000" w:rsidRPr="00000000">
          <w:rPr>
            <w:rtl w:val="0"/>
          </w:rPr>
          <w:t xml:space="preserve">, </w:t>
        </w:r>
      </w:hyperlink>
      <w:hyperlink r:id="rId135">
        <w:r w:rsidDel="00000000" w:rsidR="00000000" w:rsidRPr="00000000">
          <w:rPr>
            <w:i w:val="1"/>
            <w:iCs w:val="1"/>
            <w:rtl w:val="0"/>
          </w:rPr>
          <w:t xml:space="preserve">21</w:t>
        </w:r>
      </w:hyperlink>
      <w:hyperlink r:id="rId136">
        <w:r w:rsidDel="00000000" w:rsidR="00000000" w:rsidRPr="00000000">
          <w:rPr>
            <w:rtl w:val="0"/>
          </w:rPr>
          <w:t xml:space="preserve">(3–4), 63–103. https://doi.org/10.1080/19386389.2021.2007729 </w:t>
        </w:r>
      </w:hyperlink>
      <w:r w:rsidDel="00000000" w:rsidR="00000000" w:rsidRPr="00000000">
        <w:rPr>
          <w:rtl w:val="0"/>
        </w:rPr>
      </w:r>
    </w:p>
    <w:p w:rsidR="00000000" w:rsidDel="00000000" w:rsidP="00000000" w:rsidRDefault="00000000" w:rsidRPr="00000000" w14:paraId="0000015E">
      <w:pPr>
        <w:spacing w:after="0" w:line="480" w:lineRule="auto"/>
        <w:ind w:left="720"/>
        <w:rPr/>
      </w:pPr>
      <w:hyperlink r:id="rId137">
        <w:r w:rsidDel="00000000" w:rsidR="00000000" w:rsidRPr="00000000">
          <w:rPr>
            <w:rtl w:val="0"/>
          </w:rPr>
          <w:t xml:space="preserve">Chen, C.-M., Yang, Y.-C., Chen, C.-M., &amp; Yang, Y.-C. (2024). A game-based augmented reality navigation system to support makerspace user education in a university library. </w:t>
        </w:r>
      </w:hyperlink>
      <w:hyperlink r:id="rId138">
        <w:r w:rsidDel="00000000" w:rsidR="00000000" w:rsidRPr="00000000">
          <w:rPr>
            <w:i w:val="1"/>
            <w:iCs w:val="1"/>
            <w:rtl w:val="0"/>
          </w:rPr>
          <w:t xml:space="preserve">The Electronic Library</w:t>
        </w:r>
      </w:hyperlink>
      <w:hyperlink r:id="rId139">
        <w:r w:rsidDel="00000000" w:rsidR="00000000" w:rsidRPr="00000000">
          <w:rPr>
            <w:rtl w:val="0"/>
          </w:rPr>
          <w:t xml:space="preserve">, </w:t>
        </w:r>
      </w:hyperlink>
      <w:hyperlink r:id="rId140">
        <w:r w:rsidDel="00000000" w:rsidR="00000000" w:rsidRPr="00000000">
          <w:rPr>
            <w:i w:val="1"/>
            <w:iCs w:val="1"/>
            <w:rtl w:val="0"/>
          </w:rPr>
          <w:t xml:space="preserve">42</w:t>
        </w:r>
      </w:hyperlink>
      <w:hyperlink r:id="rId141">
        <w:r w:rsidDel="00000000" w:rsidR="00000000" w:rsidRPr="00000000">
          <w:rPr>
            <w:rtl w:val="0"/>
          </w:rPr>
          <w:t xml:space="preserve">(1), 78–101. https://doi.org/10.1108/EL-05-2023-0107; </w:t>
        </w:r>
      </w:hyperlink>
      <w:r w:rsidDel="00000000" w:rsidR="00000000" w:rsidRPr="00000000">
        <w:rPr>
          <w:rtl w:val="0"/>
        </w:rPr>
      </w:r>
    </w:p>
    <w:p w:rsidR="00000000" w:rsidDel="00000000" w:rsidP="00000000" w:rsidRDefault="00000000" w:rsidRPr="00000000" w14:paraId="0000015F">
      <w:pPr>
        <w:spacing w:after="0" w:line="480" w:lineRule="auto"/>
        <w:ind w:left="720"/>
        <w:rPr/>
      </w:pPr>
      <w:hyperlink r:id="rId142">
        <w:r w:rsidDel="00000000" w:rsidR="00000000" w:rsidRPr="00000000">
          <w:rPr>
            <w:rtl w:val="0"/>
          </w:rPr>
          <w:t xml:space="preserve">Cho, Y., Coward, C., Lackner, J., Windleharth, T. W., &amp; Lee, J. H. (2023). The use of an escape room as an immersive learning environment for building resilience to misinformation. </w:t>
        </w:r>
      </w:hyperlink>
      <w:hyperlink r:id="rId143">
        <w:r w:rsidDel="00000000" w:rsidR="00000000" w:rsidRPr="00000000">
          <w:rPr>
            <w:i w:val="1"/>
            <w:iCs w:val="1"/>
            <w:rtl w:val="0"/>
          </w:rPr>
          <w:t xml:space="preserve">Journal of Librarianship and Information Science</w:t>
        </w:r>
      </w:hyperlink>
      <w:hyperlink r:id="rId144">
        <w:r w:rsidDel="00000000" w:rsidR="00000000" w:rsidRPr="00000000">
          <w:rPr>
            <w:rtl w:val="0"/>
          </w:rPr>
          <w:t xml:space="preserve">, 09610006231208027. https://doi.org/10.1177/09610006231208027 </w:t>
        </w:r>
      </w:hyperlink>
      <w:r w:rsidDel="00000000" w:rsidR="00000000" w:rsidRPr="00000000">
        <w:rPr>
          <w:rtl w:val="0"/>
        </w:rPr>
      </w:r>
    </w:p>
    <w:p w:rsidR="00000000" w:rsidDel="00000000" w:rsidP="00000000" w:rsidRDefault="00000000" w:rsidRPr="00000000" w14:paraId="00000160">
      <w:pPr>
        <w:spacing w:after="0" w:line="480" w:lineRule="auto"/>
        <w:ind w:left="720"/>
        <w:rPr/>
      </w:pPr>
      <w:hyperlink r:id="rId145">
        <w:r w:rsidDel="00000000" w:rsidR="00000000" w:rsidRPr="00000000">
          <w:rPr>
            <w:rtl w:val="0"/>
          </w:rPr>
          <w:t xml:space="preserve">Chow, A. S., Baity, C. C., Zamarripa, M., Chappell, P., Rachlin, D., &amp; Vinson, C. (2012). The Information Needs of Virtual Users: A Study of Second Life Libraries. </w:t>
        </w:r>
      </w:hyperlink>
      <w:hyperlink r:id="rId146">
        <w:r w:rsidDel="00000000" w:rsidR="00000000" w:rsidRPr="00000000">
          <w:rPr>
            <w:i w:val="1"/>
            <w:iCs w:val="1"/>
            <w:rtl w:val="0"/>
          </w:rPr>
          <w:t xml:space="preserve">The Library Quarterly</w:t>
        </w:r>
      </w:hyperlink>
      <w:hyperlink r:id="rId147">
        <w:r w:rsidDel="00000000" w:rsidR="00000000" w:rsidRPr="00000000">
          <w:rPr>
            <w:rtl w:val="0"/>
          </w:rPr>
          <w:t xml:space="preserve">, </w:t>
        </w:r>
      </w:hyperlink>
      <w:hyperlink r:id="rId148">
        <w:r w:rsidDel="00000000" w:rsidR="00000000" w:rsidRPr="00000000">
          <w:rPr>
            <w:i w:val="1"/>
            <w:iCs w:val="1"/>
            <w:rtl w:val="0"/>
          </w:rPr>
          <w:t xml:space="preserve">82</w:t>
        </w:r>
      </w:hyperlink>
      <w:hyperlink r:id="rId149">
        <w:r w:rsidDel="00000000" w:rsidR="00000000" w:rsidRPr="00000000">
          <w:rPr>
            <w:rtl w:val="0"/>
          </w:rPr>
          <w:t xml:space="preserve">(4), 477–510. https://doi.org/10.1086/667436 </w:t>
        </w:r>
      </w:hyperlink>
      <w:r w:rsidDel="00000000" w:rsidR="00000000" w:rsidRPr="00000000">
        <w:rPr>
          <w:rtl w:val="0"/>
        </w:rPr>
      </w:r>
    </w:p>
    <w:p w:rsidR="00000000" w:rsidDel="00000000" w:rsidP="00000000" w:rsidRDefault="00000000" w:rsidRPr="00000000" w14:paraId="00000161">
      <w:pPr>
        <w:spacing w:after="0" w:line="480" w:lineRule="auto"/>
        <w:ind w:left="720"/>
        <w:rPr/>
      </w:pPr>
      <w:hyperlink r:id="rId150">
        <w:r w:rsidDel="00000000" w:rsidR="00000000" w:rsidRPr="00000000">
          <w:rPr>
            <w:rtl w:val="0"/>
          </w:rPr>
          <w:t xml:space="preserve">Deterding, S., Dixon, D., Khaled, R., &amp; Nacke, L. (2011). From game design elements to gamefulness: Defining “gamification.” </w:t>
        </w:r>
      </w:hyperlink>
      <w:hyperlink r:id="rId151">
        <w:r w:rsidDel="00000000" w:rsidR="00000000" w:rsidRPr="00000000">
          <w:rPr>
            <w:i w:val="1"/>
            <w:iCs w:val="1"/>
            <w:rtl w:val="0"/>
          </w:rPr>
          <w:t xml:space="preserve">Proceedings of the 15th International Academic MindTrek Conference: Envisioning Future Media Environments</w:t>
        </w:r>
      </w:hyperlink>
      <w:hyperlink r:id="rId152">
        <w:r w:rsidDel="00000000" w:rsidR="00000000" w:rsidRPr="00000000">
          <w:rPr>
            <w:rtl w:val="0"/>
          </w:rPr>
          <w:t xml:space="preserve">, 9–15. https://doi.org/10.1145/2181037.2181040 </w:t>
        </w:r>
      </w:hyperlink>
      <w:r w:rsidDel="00000000" w:rsidR="00000000" w:rsidRPr="00000000">
        <w:rPr>
          <w:rtl w:val="0"/>
        </w:rPr>
      </w:r>
    </w:p>
    <w:p w:rsidR="00000000" w:rsidDel="00000000" w:rsidP="00000000" w:rsidRDefault="00000000" w:rsidRPr="00000000" w14:paraId="00000162">
      <w:pPr>
        <w:spacing w:after="0" w:line="480" w:lineRule="auto"/>
        <w:ind w:left="720"/>
        <w:rPr/>
      </w:pPr>
      <w:hyperlink r:id="rId153">
        <w:r w:rsidDel="00000000" w:rsidR="00000000" w:rsidRPr="00000000">
          <w:rPr>
            <w:rtl w:val="0"/>
          </w:rPr>
          <w:t xml:space="preserve">Farmer, L. S. J. (2011). Are Girls Game? </w:t>
        </w:r>
      </w:hyperlink>
      <w:hyperlink r:id="rId154">
        <w:r w:rsidDel="00000000" w:rsidR="00000000" w:rsidRPr="00000000">
          <w:rPr>
            <w:i w:val="1"/>
            <w:iCs w:val="1"/>
            <w:rtl w:val="0"/>
          </w:rPr>
          <w:t xml:space="preserve">Knowledge Quest</w:t>
        </w:r>
      </w:hyperlink>
      <w:hyperlink r:id="rId155">
        <w:r w:rsidDel="00000000" w:rsidR="00000000" w:rsidRPr="00000000">
          <w:rPr>
            <w:rtl w:val="0"/>
          </w:rPr>
          <w:t xml:space="preserve">, </w:t>
        </w:r>
      </w:hyperlink>
      <w:hyperlink r:id="rId156">
        <w:r w:rsidDel="00000000" w:rsidR="00000000" w:rsidRPr="00000000">
          <w:rPr>
            <w:i w:val="1"/>
            <w:iCs w:val="1"/>
            <w:rtl w:val="0"/>
          </w:rPr>
          <w:t xml:space="preserve">40</w:t>
        </w:r>
      </w:hyperlink>
      <w:hyperlink r:id="rId157">
        <w:r w:rsidDel="00000000" w:rsidR="00000000" w:rsidRPr="00000000">
          <w:rPr>
            <w:rtl w:val="0"/>
          </w:rPr>
          <w:t xml:space="preserve">(1), 14–17. </w:t>
        </w:r>
      </w:hyperlink>
      <w:r w:rsidDel="00000000" w:rsidR="00000000" w:rsidRPr="00000000">
        <w:rPr>
          <w:rtl w:val="0"/>
        </w:rPr>
      </w:r>
    </w:p>
    <w:p w:rsidR="00000000" w:rsidDel="00000000" w:rsidP="00000000" w:rsidRDefault="00000000" w:rsidRPr="00000000" w14:paraId="00000163">
      <w:pPr>
        <w:spacing w:after="0" w:line="480" w:lineRule="auto"/>
        <w:ind w:left="720"/>
        <w:rPr/>
      </w:pPr>
      <w:hyperlink r:id="rId158">
        <w:r w:rsidDel="00000000" w:rsidR="00000000" w:rsidRPr="00000000">
          <w:rPr>
            <w:rtl w:val="0"/>
          </w:rPr>
          <w:t xml:space="preserve">Farrell, S. L., Neeser, A. E., &amp; Bishoff, C. (2017). Academic Uses of Video Games: A Qualitative Assessment of Research and Teaching Needs at a Large Research University. </w:t>
        </w:r>
      </w:hyperlink>
      <w:hyperlink r:id="rId159">
        <w:r w:rsidDel="00000000" w:rsidR="00000000" w:rsidRPr="00000000">
          <w:rPr>
            <w:i w:val="1"/>
            <w:iCs w:val="1"/>
            <w:rtl w:val="0"/>
          </w:rPr>
          <w:t xml:space="preserve">College &amp; Research Libraries</w:t>
        </w:r>
      </w:hyperlink>
      <w:hyperlink r:id="rId160">
        <w:r w:rsidDel="00000000" w:rsidR="00000000" w:rsidRPr="00000000">
          <w:rPr>
            <w:rtl w:val="0"/>
          </w:rPr>
          <w:t xml:space="preserve">, </w:t>
        </w:r>
      </w:hyperlink>
      <w:hyperlink r:id="rId161">
        <w:r w:rsidDel="00000000" w:rsidR="00000000" w:rsidRPr="00000000">
          <w:rPr>
            <w:i w:val="1"/>
            <w:iCs w:val="1"/>
            <w:rtl w:val="0"/>
          </w:rPr>
          <w:t xml:space="preserve">78</w:t>
        </w:r>
      </w:hyperlink>
      <w:hyperlink r:id="rId162">
        <w:r w:rsidDel="00000000" w:rsidR="00000000" w:rsidRPr="00000000">
          <w:rPr>
            <w:rtl w:val="0"/>
          </w:rPr>
          <w:t xml:space="preserve">(5), 675–705. (Association of College and Research Libraries. 50 East Huron Street, Chicago, IL 60611. e-mail: acrl@ala.org; Web site: http://crl.acrl.org). </w:t>
        </w:r>
      </w:hyperlink>
      <w:r w:rsidDel="00000000" w:rsidR="00000000" w:rsidRPr="00000000">
        <w:rPr>
          <w:rtl w:val="0"/>
        </w:rPr>
      </w:r>
    </w:p>
    <w:p w:rsidR="00000000" w:rsidDel="00000000" w:rsidP="00000000" w:rsidRDefault="00000000" w:rsidRPr="00000000" w14:paraId="00000164">
      <w:pPr>
        <w:spacing w:after="0" w:line="480" w:lineRule="auto"/>
        <w:ind w:left="720"/>
        <w:rPr/>
      </w:pPr>
      <w:hyperlink r:id="rId163">
        <w:r w:rsidDel="00000000" w:rsidR="00000000" w:rsidRPr="00000000">
          <w:rPr>
            <w:rtl w:val="0"/>
          </w:rPr>
          <w:t xml:space="preserve">Fisher, K., Saxton, M., &amp; Edwards, P. (2016). Seattle Central Library as place: Reconceptualizing space, community, and information at the Central Library. In </w:t>
        </w:r>
      </w:hyperlink>
      <w:hyperlink r:id="rId164">
        <w:r w:rsidDel="00000000" w:rsidR="00000000" w:rsidRPr="00000000">
          <w:rPr>
            <w:i w:val="1"/>
            <w:iCs w:val="1"/>
            <w:rtl w:val="0"/>
          </w:rPr>
          <w:t xml:space="preserve">Take One Building: Interdisciplinary Research Perspectives of the Seattle Central Library</w:t>
        </w:r>
      </w:hyperlink>
      <w:hyperlink r:id="rId165">
        <w:r w:rsidDel="00000000" w:rsidR="00000000" w:rsidRPr="00000000">
          <w:rPr>
            <w:rtl w:val="0"/>
          </w:rPr>
          <w:t xml:space="preserve">. Routledge. </w:t>
        </w:r>
      </w:hyperlink>
      <w:r w:rsidDel="00000000" w:rsidR="00000000" w:rsidRPr="00000000">
        <w:rPr>
          <w:rtl w:val="0"/>
        </w:rPr>
      </w:r>
    </w:p>
    <w:p w:rsidR="00000000" w:rsidDel="00000000" w:rsidP="00000000" w:rsidRDefault="00000000" w:rsidRPr="00000000" w14:paraId="00000165">
      <w:pPr>
        <w:spacing w:after="0" w:line="480" w:lineRule="auto"/>
        <w:ind w:left="720"/>
        <w:rPr/>
      </w:pPr>
      <w:hyperlink r:id="rId166">
        <w:r w:rsidDel="00000000" w:rsidR="00000000" w:rsidRPr="00000000">
          <w:rPr>
            <w:rtl w:val="0"/>
          </w:rPr>
          <w:t xml:space="preserve">Gee, J. P. (2007). </w:t>
        </w:r>
      </w:hyperlink>
      <w:hyperlink r:id="rId167">
        <w:r w:rsidDel="00000000" w:rsidR="00000000" w:rsidRPr="00000000">
          <w:rPr>
            <w:i w:val="1"/>
            <w:iCs w:val="1"/>
            <w:rtl w:val="0"/>
          </w:rPr>
          <w:t xml:space="preserve">What video games have to teach us about learning and literacy</w:t>
        </w:r>
      </w:hyperlink>
      <w:hyperlink r:id="rId168">
        <w:r w:rsidDel="00000000" w:rsidR="00000000" w:rsidRPr="00000000">
          <w:rPr>
            <w:rtl w:val="0"/>
          </w:rPr>
          <w:t xml:space="preserve"> (Rev. and updated ed). Palgrave Macmillan. </w:t>
        </w:r>
      </w:hyperlink>
      <w:r w:rsidDel="00000000" w:rsidR="00000000" w:rsidRPr="00000000">
        <w:rPr>
          <w:rtl w:val="0"/>
        </w:rPr>
      </w:r>
    </w:p>
    <w:p w:rsidR="00000000" w:rsidDel="00000000" w:rsidP="00000000" w:rsidRDefault="00000000" w:rsidRPr="00000000" w14:paraId="00000166">
      <w:pPr>
        <w:spacing w:after="0" w:line="480" w:lineRule="auto"/>
        <w:ind w:left="720"/>
        <w:rPr/>
      </w:pPr>
      <w:hyperlink r:id="rId169">
        <w:r w:rsidDel="00000000" w:rsidR="00000000" w:rsidRPr="00000000">
          <w:rPr>
            <w:rtl w:val="0"/>
          </w:rPr>
          <w:t xml:space="preserve">Giles, K. (2015). No Budget, No Experience, No Problem: Creating a Library Orientation Game for Freshman Engineering Majors. </w:t>
        </w:r>
      </w:hyperlink>
      <w:hyperlink r:id="rId170">
        <w:r w:rsidDel="00000000" w:rsidR="00000000" w:rsidRPr="00000000">
          <w:rPr>
            <w:i w:val="1"/>
            <w:iCs w:val="1"/>
            <w:rtl w:val="0"/>
          </w:rPr>
          <w:t xml:space="preserve">The Journal of Academic Librarianship</w:t>
        </w:r>
      </w:hyperlink>
      <w:hyperlink r:id="rId171">
        <w:r w:rsidDel="00000000" w:rsidR="00000000" w:rsidRPr="00000000">
          <w:rPr>
            <w:rtl w:val="0"/>
          </w:rPr>
          <w:t xml:space="preserve">, </w:t>
        </w:r>
      </w:hyperlink>
      <w:hyperlink r:id="rId172">
        <w:r w:rsidDel="00000000" w:rsidR="00000000" w:rsidRPr="00000000">
          <w:rPr>
            <w:i w:val="1"/>
            <w:iCs w:val="1"/>
            <w:rtl w:val="0"/>
          </w:rPr>
          <w:t xml:space="preserve">41</w:t>
        </w:r>
      </w:hyperlink>
      <w:hyperlink r:id="rId173">
        <w:r w:rsidDel="00000000" w:rsidR="00000000" w:rsidRPr="00000000">
          <w:rPr>
            <w:rtl w:val="0"/>
          </w:rPr>
          <w:t xml:space="preserve">(2), 170–177. https://doi.org/10.1016/j.acalib.2014.12.005 </w:t>
        </w:r>
      </w:hyperlink>
      <w:r w:rsidDel="00000000" w:rsidR="00000000" w:rsidRPr="00000000">
        <w:rPr>
          <w:rtl w:val="0"/>
        </w:rPr>
      </w:r>
    </w:p>
    <w:p w:rsidR="00000000" w:rsidDel="00000000" w:rsidP="00000000" w:rsidRDefault="00000000" w:rsidRPr="00000000" w14:paraId="00000167">
      <w:pPr>
        <w:spacing w:after="0" w:line="480" w:lineRule="auto"/>
        <w:ind w:left="720"/>
        <w:rPr/>
      </w:pPr>
      <w:hyperlink r:id="rId174">
        <w:r w:rsidDel="00000000" w:rsidR="00000000" w:rsidRPr="00000000">
          <w:rPr>
            <w:rtl w:val="0"/>
          </w:rPr>
          <w:t xml:space="preserve">Giles, K., Shuyler, K., Evans, A., &amp; Reed, J. (2019). Creating a Library Orientation Card Game to Reach New Transfer Students. </w:t>
        </w:r>
      </w:hyperlink>
      <w:hyperlink r:id="rId175">
        <w:r w:rsidDel="00000000" w:rsidR="00000000" w:rsidRPr="00000000">
          <w:rPr>
            <w:i w:val="1"/>
            <w:iCs w:val="1"/>
            <w:rtl w:val="0"/>
          </w:rPr>
          <w:t xml:space="preserve">Public Services Quarterly</w:t>
        </w:r>
      </w:hyperlink>
      <w:hyperlink r:id="rId176">
        <w:r w:rsidDel="00000000" w:rsidR="00000000" w:rsidRPr="00000000">
          <w:rPr>
            <w:rtl w:val="0"/>
          </w:rPr>
          <w:t xml:space="preserve">, </w:t>
        </w:r>
      </w:hyperlink>
      <w:hyperlink r:id="rId177">
        <w:r w:rsidDel="00000000" w:rsidR="00000000" w:rsidRPr="00000000">
          <w:rPr>
            <w:i w:val="1"/>
            <w:iCs w:val="1"/>
            <w:rtl w:val="0"/>
          </w:rPr>
          <w:t xml:space="preserve">15</w:t>
        </w:r>
      </w:hyperlink>
      <w:hyperlink r:id="rId178">
        <w:r w:rsidDel="00000000" w:rsidR="00000000" w:rsidRPr="00000000">
          <w:rPr>
            <w:rtl w:val="0"/>
          </w:rPr>
          <w:t xml:space="preserve">(1), 1–12. https://doi.org/10.1080/15228959.2018.1488643 </w:t>
        </w:r>
      </w:hyperlink>
      <w:r w:rsidDel="00000000" w:rsidR="00000000" w:rsidRPr="00000000">
        <w:rPr>
          <w:rtl w:val="0"/>
        </w:rPr>
      </w:r>
    </w:p>
    <w:p w:rsidR="00000000" w:rsidDel="00000000" w:rsidP="00000000" w:rsidRDefault="00000000" w:rsidRPr="00000000" w14:paraId="00000168">
      <w:pPr>
        <w:spacing w:after="0" w:line="480" w:lineRule="auto"/>
        <w:ind w:left="720"/>
        <w:rPr/>
      </w:pPr>
      <w:hyperlink r:id="rId179">
        <w:r w:rsidDel="00000000" w:rsidR="00000000" w:rsidRPr="00000000">
          <w:rPr>
            <w:rtl w:val="0"/>
          </w:rPr>
          <w:t xml:space="preserve">Hobart, E. (2024). Describing Games for Special Collections Libraries. </w:t>
        </w:r>
      </w:hyperlink>
      <w:hyperlink r:id="rId180">
        <w:r w:rsidDel="00000000" w:rsidR="00000000" w:rsidRPr="00000000">
          <w:rPr>
            <w:i w:val="1"/>
            <w:iCs w:val="1"/>
            <w:rtl w:val="0"/>
          </w:rPr>
          <w:t xml:space="preserve">RBM : A Journal of Rare Books, Manuscripts, and Cultural Heritage</w:t>
        </w:r>
      </w:hyperlink>
      <w:hyperlink r:id="rId181">
        <w:r w:rsidDel="00000000" w:rsidR="00000000" w:rsidRPr="00000000">
          <w:rPr>
            <w:rtl w:val="0"/>
          </w:rPr>
          <w:t xml:space="preserve">, </w:t>
        </w:r>
      </w:hyperlink>
      <w:hyperlink r:id="rId182">
        <w:r w:rsidDel="00000000" w:rsidR="00000000" w:rsidRPr="00000000">
          <w:rPr>
            <w:i w:val="1"/>
            <w:iCs w:val="1"/>
            <w:rtl w:val="0"/>
          </w:rPr>
          <w:t xml:space="preserve">25</w:t>
        </w:r>
      </w:hyperlink>
      <w:hyperlink r:id="rId183">
        <w:r w:rsidDel="00000000" w:rsidR="00000000" w:rsidRPr="00000000">
          <w:rPr>
            <w:rtl w:val="0"/>
          </w:rPr>
          <w:t xml:space="preserve">(1), 50. https://doi.org/10.5860/rbm.25.1.50 </w:t>
        </w:r>
      </w:hyperlink>
      <w:r w:rsidDel="00000000" w:rsidR="00000000" w:rsidRPr="00000000">
        <w:rPr>
          <w:rtl w:val="0"/>
        </w:rPr>
      </w:r>
    </w:p>
    <w:p w:rsidR="00000000" w:rsidDel="00000000" w:rsidP="00000000" w:rsidRDefault="00000000" w:rsidRPr="00000000" w14:paraId="00000169">
      <w:pPr>
        <w:spacing w:after="0" w:line="480" w:lineRule="auto"/>
        <w:ind w:left="720"/>
        <w:rPr/>
      </w:pPr>
      <w:hyperlink r:id="rId184">
        <w:r w:rsidDel="00000000" w:rsidR="00000000" w:rsidRPr="00000000">
          <w:rPr>
            <w:rtl w:val="0"/>
          </w:rPr>
          <w:t xml:space="preserve">Hollister, J. M. (2024). Virtual Libraries in the New Metaverse: An Exploratory Study on Community Libraries in Meta Horizon Worlds. </w:t>
        </w:r>
      </w:hyperlink>
      <w:hyperlink r:id="rId185">
        <w:r w:rsidDel="00000000" w:rsidR="00000000" w:rsidRPr="00000000">
          <w:rPr>
            <w:i w:val="1"/>
            <w:iCs w:val="1"/>
            <w:rtl w:val="0"/>
          </w:rPr>
          <w:t xml:space="preserve">International Journal of Knowledge Content Development &amp; Technology</w:t>
        </w:r>
      </w:hyperlink>
      <w:hyperlink r:id="rId186">
        <w:r w:rsidDel="00000000" w:rsidR="00000000" w:rsidRPr="00000000">
          <w:rPr>
            <w:rtl w:val="0"/>
          </w:rPr>
          <w:t xml:space="preserve">, </w:t>
        </w:r>
      </w:hyperlink>
      <w:hyperlink r:id="rId187">
        <w:r w:rsidDel="00000000" w:rsidR="00000000" w:rsidRPr="00000000">
          <w:rPr>
            <w:i w:val="1"/>
            <w:iCs w:val="1"/>
            <w:rtl w:val="0"/>
          </w:rPr>
          <w:t xml:space="preserve">14</w:t>
        </w:r>
      </w:hyperlink>
      <w:hyperlink r:id="rId188">
        <w:r w:rsidDel="00000000" w:rsidR="00000000" w:rsidRPr="00000000">
          <w:rPr>
            <w:rtl w:val="0"/>
          </w:rPr>
          <w:t xml:space="preserve">(4), 113–133. https://doi.org/10.5865/IJKCT.2024.14.4.113 </w:t>
        </w:r>
      </w:hyperlink>
      <w:r w:rsidDel="00000000" w:rsidR="00000000" w:rsidRPr="00000000">
        <w:rPr>
          <w:rtl w:val="0"/>
        </w:rPr>
      </w:r>
    </w:p>
    <w:p w:rsidR="00000000" w:rsidDel="00000000" w:rsidP="00000000" w:rsidRDefault="00000000" w:rsidRPr="00000000" w14:paraId="0000016A">
      <w:pPr>
        <w:spacing w:after="0" w:line="480" w:lineRule="auto"/>
        <w:ind w:left="720"/>
        <w:rPr/>
      </w:pPr>
      <w:hyperlink r:id="rId189">
        <w:r w:rsidDel="00000000" w:rsidR="00000000" w:rsidRPr="00000000">
          <w:rPr>
            <w:rtl w:val="0"/>
          </w:rPr>
          <w:t xml:space="preserve">Horban, Y., &amp; Skachenko, O. (2019). A Library in the Game: Teaching Information Literacy and Preventing Plagiarism. </w:t>
        </w:r>
      </w:hyperlink>
      <w:hyperlink r:id="rId190">
        <w:r w:rsidDel="00000000" w:rsidR="00000000" w:rsidRPr="00000000">
          <w:rPr>
            <w:i w:val="1"/>
            <w:iCs w:val="1"/>
            <w:rtl w:val="0"/>
          </w:rPr>
          <w:t xml:space="preserve">Bìblìotečnij Vìsnik</w:t>
        </w:r>
      </w:hyperlink>
      <w:hyperlink r:id="rId191">
        <w:r w:rsidDel="00000000" w:rsidR="00000000" w:rsidRPr="00000000">
          <w:rPr>
            <w:rtl w:val="0"/>
          </w:rPr>
          <w:t xml:space="preserve">, (5), 26–33. https://doi.org/10.15407/bv2019.05.026 </w:t>
        </w:r>
      </w:hyperlink>
      <w:r w:rsidDel="00000000" w:rsidR="00000000" w:rsidRPr="00000000">
        <w:rPr>
          <w:rtl w:val="0"/>
        </w:rPr>
      </w:r>
    </w:p>
    <w:p w:rsidR="00000000" w:rsidDel="00000000" w:rsidP="00000000" w:rsidRDefault="00000000" w:rsidRPr="00000000" w14:paraId="0000016B">
      <w:pPr>
        <w:spacing w:after="0" w:line="480" w:lineRule="auto"/>
        <w:ind w:left="720"/>
        <w:rPr/>
      </w:pPr>
      <w:hyperlink r:id="rId192">
        <w:r w:rsidDel="00000000" w:rsidR="00000000" w:rsidRPr="00000000">
          <w:rPr>
            <w:rtl w:val="0"/>
          </w:rPr>
          <w:t xml:space="preserve">Jaeger, P. T., Bertot, J. C., Thompson, K. M., Katz, S. M., &amp; DeCoster, E. J. (2012). The Intersection of Public Policy and Public Access: Digital Divides, Digital Literacy, Digital Inclusion, and Public Libraries. </w:t>
        </w:r>
      </w:hyperlink>
      <w:hyperlink r:id="rId193">
        <w:r w:rsidDel="00000000" w:rsidR="00000000" w:rsidRPr="00000000">
          <w:rPr>
            <w:i w:val="1"/>
            <w:iCs w:val="1"/>
            <w:rtl w:val="0"/>
          </w:rPr>
          <w:t xml:space="preserve">Public Library Quarterly</w:t>
        </w:r>
      </w:hyperlink>
      <w:hyperlink r:id="rId194">
        <w:r w:rsidDel="00000000" w:rsidR="00000000" w:rsidRPr="00000000">
          <w:rPr>
            <w:rtl w:val="0"/>
          </w:rPr>
          <w:t xml:space="preserve">, </w:t>
        </w:r>
      </w:hyperlink>
      <w:hyperlink r:id="rId195">
        <w:r w:rsidDel="00000000" w:rsidR="00000000" w:rsidRPr="00000000">
          <w:rPr>
            <w:i w:val="1"/>
            <w:iCs w:val="1"/>
            <w:rtl w:val="0"/>
          </w:rPr>
          <w:t xml:space="preserve">31</w:t>
        </w:r>
      </w:hyperlink>
      <w:hyperlink r:id="rId196">
        <w:r w:rsidDel="00000000" w:rsidR="00000000" w:rsidRPr="00000000">
          <w:rPr>
            <w:rtl w:val="0"/>
          </w:rPr>
          <w:t xml:space="preserve">(1), 1–20. https://doi.org/10.1080/01616846.2012.654728 </w:t>
        </w:r>
      </w:hyperlink>
      <w:r w:rsidDel="00000000" w:rsidR="00000000" w:rsidRPr="00000000">
        <w:rPr>
          <w:rtl w:val="0"/>
        </w:rPr>
      </w:r>
    </w:p>
    <w:p w:rsidR="00000000" w:rsidDel="00000000" w:rsidP="00000000" w:rsidRDefault="00000000" w:rsidRPr="00000000" w14:paraId="0000016C">
      <w:pPr>
        <w:spacing w:after="0" w:line="480" w:lineRule="auto"/>
        <w:ind w:left="720"/>
        <w:rPr/>
      </w:pPr>
      <w:hyperlink r:id="rId197">
        <w:r w:rsidDel="00000000" w:rsidR="00000000" w:rsidRPr="00000000">
          <w:rPr>
            <w:rtl w:val="0"/>
          </w:rPr>
          <w:t xml:space="preserve">Jedlicka, C. M., &amp; Eaton, M. E. (2024). Creating a Homemade Mobile Augmented Reality Game in a Community College Library: An Open Source Approach. </w:t>
        </w:r>
      </w:hyperlink>
      <w:hyperlink r:id="rId198">
        <w:r w:rsidDel="00000000" w:rsidR="00000000" w:rsidRPr="00000000">
          <w:rPr>
            <w:i w:val="1"/>
            <w:iCs w:val="1"/>
            <w:rtl w:val="0"/>
          </w:rPr>
          <w:t xml:space="preserve">Journal of Web Librarianship</w:t>
        </w:r>
      </w:hyperlink>
      <w:hyperlink r:id="rId199">
        <w:r w:rsidDel="00000000" w:rsidR="00000000" w:rsidRPr="00000000">
          <w:rPr>
            <w:rtl w:val="0"/>
          </w:rPr>
          <w:t xml:space="preserve">, </w:t>
        </w:r>
      </w:hyperlink>
      <w:hyperlink r:id="rId200">
        <w:r w:rsidDel="00000000" w:rsidR="00000000" w:rsidRPr="00000000">
          <w:rPr>
            <w:i w:val="1"/>
            <w:iCs w:val="1"/>
            <w:rtl w:val="0"/>
          </w:rPr>
          <w:t xml:space="preserve">18</w:t>
        </w:r>
      </w:hyperlink>
      <w:hyperlink r:id="rId201">
        <w:r w:rsidDel="00000000" w:rsidR="00000000" w:rsidRPr="00000000">
          <w:rPr>
            <w:rtl w:val="0"/>
          </w:rPr>
          <w:t xml:space="preserve">(4), 209–232. https://doi.org/10.1080/19322909.2024.2431735 </w:t>
        </w:r>
      </w:hyperlink>
      <w:r w:rsidDel="00000000" w:rsidR="00000000" w:rsidRPr="00000000">
        <w:rPr>
          <w:rtl w:val="0"/>
        </w:rPr>
      </w:r>
    </w:p>
    <w:p w:rsidR="00000000" w:rsidDel="00000000" w:rsidP="00000000" w:rsidRDefault="00000000" w:rsidRPr="00000000" w14:paraId="0000016D">
      <w:pPr>
        <w:spacing w:after="0" w:line="480" w:lineRule="auto"/>
        <w:ind w:left="720"/>
        <w:rPr/>
      </w:pPr>
      <w:hyperlink r:id="rId202">
        <w:r w:rsidDel="00000000" w:rsidR="00000000" w:rsidRPr="00000000">
          <w:rPr>
            <w:rtl w:val="0"/>
          </w:rPr>
          <w:t xml:space="preserve">Johan Huizinga. (1950). </w:t>
        </w:r>
      </w:hyperlink>
      <w:hyperlink r:id="rId203">
        <w:r w:rsidDel="00000000" w:rsidR="00000000" w:rsidRPr="00000000">
          <w:rPr>
            <w:i w:val="1"/>
            <w:iCs w:val="1"/>
            <w:rtl w:val="0"/>
          </w:rPr>
          <w:t xml:space="preserve">Homo Ludens: A study of the play element in culture</w:t>
        </w:r>
      </w:hyperlink>
      <w:hyperlink r:id="rId204">
        <w:r w:rsidDel="00000000" w:rsidR="00000000" w:rsidRPr="00000000">
          <w:rPr>
            <w:rtl w:val="0"/>
          </w:rPr>
          <w:t xml:space="preserve">. Roy Publishers. https://openlibrary.org/books/OL48115210M </w:t>
        </w:r>
      </w:hyperlink>
      <w:r w:rsidDel="00000000" w:rsidR="00000000" w:rsidRPr="00000000">
        <w:rPr>
          <w:rtl w:val="0"/>
        </w:rPr>
      </w:r>
    </w:p>
    <w:p w:rsidR="00000000" w:rsidDel="00000000" w:rsidP="00000000" w:rsidRDefault="00000000" w:rsidRPr="00000000" w14:paraId="0000016E">
      <w:pPr>
        <w:spacing w:after="0" w:line="480" w:lineRule="auto"/>
        <w:ind w:left="720"/>
        <w:rPr/>
      </w:pPr>
      <w:hyperlink r:id="rId205">
        <w:r w:rsidDel="00000000" w:rsidR="00000000" w:rsidRPr="00000000">
          <w:rPr>
            <w:rtl w:val="0"/>
          </w:rPr>
          <w:t xml:space="preserve">Koster, R. (2003). </w:t>
        </w:r>
      </w:hyperlink>
      <w:hyperlink r:id="rId206">
        <w:r w:rsidDel="00000000" w:rsidR="00000000" w:rsidRPr="00000000">
          <w:rPr>
            <w:i w:val="1"/>
            <w:iCs w:val="1"/>
            <w:rtl w:val="0"/>
          </w:rPr>
          <w:t xml:space="preserve">A Theory of Fun</w:t>
        </w:r>
      </w:hyperlink>
      <w:hyperlink r:id="rId20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F">
      <w:pPr>
        <w:spacing w:after="0" w:line="480" w:lineRule="auto"/>
        <w:ind w:left="720"/>
        <w:rPr/>
      </w:pPr>
      <w:hyperlink r:id="rId208">
        <w:r w:rsidDel="00000000" w:rsidR="00000000" w:rsidRPr="00000000">
          <w:rPr>
            <w:rtl w:val="0"/>
          </w:rPr>
          <w:t xml:space="preserve">Lee, J. H., Clarke, R. I., &amp; Perti, A. (2015). Empirical evaluation of metadata for video games and interactive media: Journal of the Association for Information Science and Technology. </w:t>
        </w:r>
      </w:hyperlink>
      <w:hyperlink r:id="rId209">
        <w:r w:rsidDel="00000000" w:rsidR="00000000" w:rsidRPr="00000000">
          <w:rPr>
            <w:i w:val="1"/>
            <w:iCs w:val="1"/>
            <w:rtl w:val="0"/>
          </w:rPr>
          <w:t xml:space="preserve">Journal of the Association for Information Science and Technology</w:t>
        </w:r>
      </w:hyperlink>
      <w:hyperlink r:id="rId210">
        <w:r w:rsidDel="00000000" w:rsidR="00000000" w:rsidRPr="00000000">
          <w:rPr>
            <w:rtl w:val="0"/>
          </w:rPr>
          <w:t xml:space="preserve">, </w:t>
        </w:r>
      </w:hyperlink>
      <w:hyperlink r:id="rId211">
        <w:r w:rsidDel="00000000" w:rsidR="00000000" w:rsidRPr="00000000">
          <w:rPr>
            <w:i w:val="1"/>
            <w:iCs w:val="1"/>
            <w:rtl w:val="0"/>
          </w:rPr>
          <w:t xml:space="preserve">66</w:t>
        </w:r>
      </w:hyperlink>
      <w:hyperlink r:id="rId212">
        <w:r w:rsidDel="00000000" w:rsidR="00000000" w:rsidRPr="00000000">
          <w:rPr>
            <w:rtl w:val="0"/>
          </w:rPr>
          <w:t xml:space="preserve">(12), 2609–2625. https://doi.org/10.1002/asi.23357 </w:t>
        </w:r>
      </w:hyperlink>
      <w:r w:rsidDel="00000000" w:rsidR="00000000" w:rsidRPr="00000000">
        <w:rPr>
          <w:rtl w:val="0"/>
        </w:rPr>
      </w:r>
    </w:p>
    <w:p w:rsidR="00000000" w:rsidDel="00000000" w:rsidP="00000000" w:rsidRDefault="00000000" w:rsidRPr="00000000" w14:paraId="00000170">
      <w:pPr>
        <w:spacing w:after="0" w:line="480" w:lineRule="auto"/>
        <w:ind w:left="720"/>
        <w:rPr/>
      </w:pPr>
      <w:hyperlink r:id="rId213">
        <w:r w:rsidDel="00000000" w:rsidR="00000000" w:rsidRPr="00000000">
          <w:rPr>
            <w:rtl w:val="0"/>
          </w:rPr>
          <w:t xml:space="preserve">Lee, J. H., Clarke, R. I., &amp; Rossi, S. (2016). A qualitative investigation of users’ discovery, access, and organization of video games as information objects. </w:t>
        </w:r>
      </w:hyperlink>
      <w:hyperlink r:id="rId214">
        <w:r w:rsidDel="00000000" w:rsidR="00000000" w:rsidRPr="00000000">
          <w:rPr>
            <w:i w:val="1"/>
            <w:iCs w:val="1"/>
            <w:rtl w:val="0"/>
          </w:rPr>
          <w:t xml:space="preserve">Journal of Information Science</w:t>
        </w:r>
      </w:hyperlink>
      <w:hyperlink r:id="rId215">
        <w:r w:rsidDel="00000000" w:rsidR="00000000" w:rsidRPr="00000000">
          <w:rPr>
            <w:rtl w:val="0"/>
          </w:rPr>
          <w:t xml:space="preserve">, </w:t>
        </w:r>
      </w:hyperlink>
      <w:hyperlink r:id="rId216">
        <w:r w:rsidDel="00000000" w:rsidR="00000000" w:rsidRPr="00000000">
          <w:rPr>
            <w:i w:val="1"/>
            <w:iCs w:val="1"/>
            <w:rtl w:val="0"/>
          </w:rPr>
          <w:t xml:space="preserve">42</w:t>
        </w:r>
      </w:hyperlink>
      <w:hyperlink r:id="rId217">
        <w:r w:rsidDel="00000000" w:rsidR="00000000" w:rsidRPr="00000000">
          <w:rPr>
            <w:rtl w:val="0"/>
          </w:rPr>
          <w:t xml:space="preserve">(6), 833–850. https://doi.org/10.1177/0165551515618594 </w:t>
        </w:r>
      </w:hyperlink>
      <w:r w:rsidDel="00000000" w:rsidR="00000000" w:rsidRPr="00000000">
        <w:rPr>
          <w:rtl w:val="0"/>
        </w:rPr>
      </w:r>
    </w:p>
    <w:p w:rsidR="00000000" w:rsidDel="00000000" w:rsidP="00000000" w:rsidRDefault="00000000" w:rsidRPr="00000000" w14:paraId="00000171">
      <w:pPr>
        <w:spacing w:after="0" w:line="480" w:lineRule="auto"/>
        <w:ind w:left="720"/>
        <w:rPr/>
      </w:pPr>
      <w:hyperlink r:id="rId218">
        <w:r w:rsidDel="00000000" w:rsidR="00000000" w:rsidRPr="00000000">
          <w:rPr>
            <w:rtl w:val="0"/>
          </w:rPr>
          <w:t xml:space="preserve">Lee, J. H., Schmalz, M., Keating, S., &amp; Ha, J. (2020). Challenges in Organizing and Accessing Video Game Development Artifacts. In A. Sundqvist, G. Berget, J. Nolin, &amp; K. I. Skjerdingstad (Eds.), </w:t>
        </w:r>
      </w:hyperlink>
      <w:hyperlink r:id="rId219">
        <w:r w:rsidDel="00000000" w:rsidR="00000000" w:rsidRPr="00000000">
          <w:rPr>
            <w:i w:val="1"/>
            <w:iCs w:val="1"/>
            <w:rtl w:val="0"/>
          </w:rPr>
          <w:t xml:space="preserve">Sustainable Digital Communities</w:t>
        </w:r>
      </w:hyperlink>
      <w:hyperlink r:id="rId220">
        <w:r w:rsidDel="00000000" w:rsidR="00000000" w:rsidRPr="00000000">
          <w:rPr>
            <w:rtl w:val="0"/>
          </w:rPr>
          <w:t xml:space="preserve"> (Vol. 12051, pp. 630–637). Springer International Publishing. https://doi.org/10.1007/978-3-030-43687-2_53 </w:t>
        </w:r>
      </w:hyperlink>
      <w:r w:rsidDel="00000000" w:rsidR="00000000" w:rsidRPr="00000000">
        <w:rPr>
          <w:rtl w:val="0"/>
        </w:rPr>
      </w:r>
    </w:p>
    <w:p w:rsidR="00000000" w:rsidDel="00000000" w:rsidP="00000000" w:rsidRDefault="00000000" w:rsidRPr="00000000" w14:paraId="00000172">
      <w:pPr>
        <w:spacing w:after="0" w:line="480" w:lineRule="auto"/>
        <w:ind w:left="720"/>
        <w:rPr/>
      </w:pPr>
      <w:hyperlink r:id="rId221">
        <w:r w:rsidDel="00000000" w:rsidR="00000000" w:rsidRPr="00000000">
          <w:rPr>
            <w:rtl w:val="0"/>
          </w:rPr>
          <w:t xml:space="preserve">Lee, J. H., Tennis, J. T., &amp; Clarke, R. I. (2012). Domain Analysis for a Video Game Metadata Schema: Issues and Challenges. In P. Zaphiris, G. Buchanan, E. Rasmussen, &amp; F. Loizides (Eds.), </w:t>
        </w:r>
      </w:hyperlink>
      <w:hyperlink r:id="rId222">
        <w:r w:rsidDel="00000000" w:rsidR="00000000" w:rsidRPr="00000000">
          <w:rPr>
            <w:i w:val="1"/>
            <w:iCs w:val="1"/>
            <w:rtl w:val="0"/>
          </w:rPr>
          <w:t xml:space="preserve">Theory and Practice of Digital Libraries</w:t>
        </w:r>
      </w:hyperlink>
      <w:hyperlink r:id="rId223">
        <w:r w:rsidDel="00000000" w:rsidR="00000000" w:rsidRPr="00000000">
          <w:rPr>
            <w:rtl w:val="0"/>
          </w:rPr>
          <w:t xml:space="preserve"> (Vol. 7489, pp. 280–285). Springer Berlin Heidelberg. https://doi.org/10.1007/978-3-642-33290-6_30 </w:t>
        </w:r>
      </w:hyperlink>
      <w:r w:rsidDel="00000000" w:rsidR="00000000" w:rsidRPr="00000000">
        <w:rPr>
          <w:rtl w:val="0"/>
        </w:rPr>
      </w:r>
    </w:p>
    <w:p w:rsidR="00000000" w:rsidDel="00000000" w:rsidP="00000000" w:rsidRDefault="00000000" w:rsidRPr="00000000" w14:paraId="00000173">
      <w:pPr>
        <w:spacing w:after="0" w:line="480" w:lineRule="auto"/>
        <w:ind w:left="720"/>
        <w:rPr/>
      </w:pPr>
      <w:hyperlink r:id="rId224">
        <w:r w:rsidDel="00000000" w:rsidR="00000000" w:rsidRPr="00000000">
          <w:rPr>
            <w:rtl w:val="0"/>
          </w:rPr>
          <w:t xml:space="preserve">Lee, J. H., Tennis, J. T., Clarke, R. I., &amp; Carpenter, M. (2013). Developing a video game metadata schema for the Seattle Interactive Media Museum. </w:t>
        </w:r>
      </w:hyperlink>
      <w:hyperlink r:id="rId225">
        <w:r w:rsidDel="00000000" w:rsidR="00000000" w:rsidRPr="00000000">
          <w:rPr>
            <w:i w:val="1"/>
            <w:iCs w:val="1"/>
            <w:rtl w:val="0"/>
          </w:rPr>
          <w:t xml:space="preserve">International Journal on Digital Libraries</w:t>
        </w:r>
      </w:hyperlink>
      <w:hyperlink r:id="rId226">
        <w:r w:rsidDel="00000000" w:rsidR="00000000" w:rsidRPr="00000000">
          <w:rPr>
            <w:rtl w:val="0"/>
          </w:rPr>
          <w:t xml:space="preserve">, </w:t>
        </w:r>
      </w:hyperlink>
      <w:hyperlink r:id="rId227">
        <w:r w:rsidDel="00000000" w:rsidR="00000000" w:rsidRPr="00000000">
          <w:rPr>
            <w:i w:val="1"/>
            <w:iCs w:val="1"/>
            <w:rtl w:val="0"/>
          </w:rPr>
          <w:t xml:space="preserve">13</w:t>
        </w:r>
      </w:hyperlink>
      <w:hyperlink r:id="rId228">
        <w:r w:rsidDel="00000000" w:rsidR="00000000" w:rsidRPr="00000000">
          <w:rPr>
            <w:rtl w:val="0"/>
          </w:rPr>
          <w:t xml:space="preserve">(2), 105–117. https://doi.org/10.1007/s00799-013-0103-x </w:t>
        </w:r>
      </w:hyperlink>
      <w:r w:rsidDel="00000000" w:rsidR="00000000" w:rsidRPr="00000000">
        <w:rPr>
          <w:rtl w:val="0"/>
        </w:rPr>
      </w:r>
    </w:p>
    <w:p w:rsidR="00000000" w:rsidDel="00000000" w:rsidP="00000000" w:rsidRDefault="00000000" w:rsidRPr="00000000" w14:paraId="00000174">
      <w:pPr>
        <w:spacing w:after="0" w:line="480" w:lineRule="auto"/>
        <w:ind w:left="720"/>
        <w:rPr/>
      </w:pPr>
      <w:hyperlink r:id="rId229">
        <w:r w:rsidDel="00000000" w:rsidR="00000000" w:rsidRPr="00000000">
          <w:rPr>
            <w:rtl w:val="0"/>
          </w:rPr>
          <w:t xml:space="preserve">Lewallen, K. (2019). Curating Breakout Boxes. </w:t>
        </w:r>
      </w:hyperlink>
      <w:hyperlink r:id="rId230">
        <w:r w:rsidDel="00000000" w:rsidR="00000000" w:rsidRPr="00000000">
          <w:rPr>
            <w:i w:val="1"/>
            <w:iCs w:val="1"/>
            <w:rtl w:val="0"/>
          </w:rPr>
          <w:t xml:space="preserve">Knowledge Quest</w:t>
        </w:r>
      </w:hyperlink>
      <w:hyperlink r:id="rId231">
        <w:r w:rsidDel="00000000" w:rsidR="00000000" w:rsidRPr="00000000">
          <w:rPr>
            <w:rtl w:val="0"/>
          </w:rPr>
          <w:t xml:space="preserve">, </w:t>
        </w:r>
      </w:hyperlink>
      <w:hyperlink r:id="rId232">
        <w:r w:rsidDel="00000000" w:rsidR="00000000" w:rsidRPr="00000000">
          <w:rPr>
            <w:i w:val="1"/>
            <w:iCs w:val="1"/>
            <w:rtl w:val="0"/>
          </w:rPr>
          <w:t xml:space="preserve">48</w:t>
        </w:r>
      </w:hyperlink>
      <w:hyperlink r:id="rId233">
        <w:r w:rsidDel="00000000" w:rsidR="00000000" w:rsidRPr="00000000">
          <w:rPr>
            <w:rtl w:val="0"/>
          </w:rPr>
          <w:t xml:space="preserve">(2), 42–46. (American Association of School Librarians. Available from: American Library Association. 50 East Huron Street, Chicago, IL 60611. Tel: 1-800-545-2433; Web site: http://knowledgequest.aasl.org/). </w:t>
        </w:r>
      </w:hyperlink>
      <w:r w:rsidDel="00000000" w:rsidR="00000000" w:rsidRPr="00000000">
        <w:rPr>
          <w:rtl w:val="0"/>
        </w:rPr>
      </w:r>
    </w:p>
    <w:p w:rsidR="00000000" w:rsidDel="00000000" w:rsidP="00000000" w:rsidRDefault="00000000" w:rsidRPr="00000000" w14:paraId="00000175">
      <w:pPr>
        <w:spacing w:after="0" w:line="480" w:lineRule="auto"/>
        <w:ind w:left="720"/>
        <w:rPr/>
      </w:pPr>
      <w:hyperlink r:id="rId234">
        <w:r w:rsidDel="00000000" w:rsidR="00000000" w:rsidRPr="00000000">
          <w:rPr>
            <w:rtl w:val="0"/>
          </w:rPr>
          <w:t xml:space="preserve">McCulloch, A. (2017). Cataloguing and classifying board and tabletop games. </w:t>
        </w:r>
      </w:hyperlink>
      <w:hyperlink r:id="rId235">
        <w:r w:rsidDel="00000000" w:rsidR="00000000" w:rsidRPr="00000000">
          <w:rPr>
            <w:i w:val="1"/>
            <w:iCs w:val="1"/>
            <w:rtl w:val="0"/>
          </w:rPr>
          <w:t xml:space="preserve">Catalogue and Index</w:t>
        </w:r>
      </w:hyperlink>
      <w:hyperlink r:id="rId236">
        <w:r w:rsidDel="00000000" w:rsidR="00000000" w:rsidRPr="00000000">
          <w:rPr>
            <w:rtl w:val="0"/>
          </w:rPr>
          <w:t xml:space="preserve">, (189), 20–24. </w:t>
        </w:r>
      </w:hyperlink>
      <w:r w:rsidDel="00000000" w:rsidR="00000000" w:rsidRPr="00000000">
        <w:rPr>
          <w:rtl w:val="0"/>
        </w:rPr>
      </w:r>
    </w:p>
    <w:p w:rsidR="00000000" w:rsidDel="00000000" w:rsidP="00000000" w:rsidRDefault="00000000" w:rsidRPr="00000000" w14:paraId="00000176">
      <w:pPr>
        <w:spacing w:after="0" w:line="480" w:lineRule="auto"/>
        <w:ind w:left="720"/>
        <w:rPr/>
      </w:pPr>
      <w:hyperlink r:id="rId237">
        <w:r w:rsidDel="00000000" w:rsidR="00000000" w:rsidRPr="00000000">
          <w:rPr>
            <w:rtl w:val="0"/>
          </w:rPr>
          <w:t xml:space="preserve">Mon, L. M. (2012). Professional avatars: Librarians and educators in virtual worlds. </w:t>
        </w:r>
      </w:hyperlink>
      <w:hyperlink r:id="rId238">
        <w:r w:rsidDel="00000000" w:rsidR="00000000" w:rsidRPr="00000000">
          <w:rPr>
            <w:i w:val="1"/>
            <w:iCs w:val="1"/>
            <w:rtl w:val="0"/>
          </w:rPr>
          <w:t xml:space="preserve">Journal of Documentation</w:t>
        </w:r>
      </w:hyperlink>
      <w:hyperlink r:id="rId239">
        <w:r w:rsidDel="00000000" w:rsidR="00000000" w:rsidRPr="00000000">
          <w:rPr>
            <w:rtl w:val="0"/>
          </w:rPr>
          <w:t xml:space="preserve">, </w:t>
        </w:r>
      </w:hyperlink>
      <w:hyperlink r:id="rId240">
        <w:r w:rsidDel="00000000" w:rsidR="00000000" w:rsidRPr="00000000">
          <w:rPr>
            <w:i w:val="1"/>
            <w:iCs w:val="1"/>
            <w:rtl w:val="0"/>
          </w:rPr>
          <w:t xml:space="preserve">68</w:t>
        </w:r>
      </w:hyperlink>
      <w:hyperlink r:id="rId241">
        <w:r w:rsidDel="00000000" w:rsidR="00000000" w:rsidRPr="00000000">
          <w:rPr>
            <w:rtl w:val="0"/>
          </w:rPr>
          <w:t xml:space="preserve">(3), 318–329. https://doi.org/10.1108/00220411211225566 </w:t>
        </w:r>
      </w:hyperlink>
      <w:r w:rsidDel="00000000" w:rsidR="00000000" w:rsidRPr="00000000">
        <w:rPr>
          <w:rtl w:val="0"/>
        </w:rPr>
      </w:r>
    </w:p>
    <w:p w:rsidR="00000000" w:rsidDel="00000000" w:rsidP="00000000" w:rsidRDefault="00000000" w:rsidRPr="00000000" w14:paraId="00000177">
      <w:pPr>
        <w:spacing w:after="0" w:line="480" w:lineRule="auto"/>
        <w:ind w:left="720"/>
        <w:rPr/>
      </w:pPr>
      <w:hyperlink r:id="rId242">
        <w:r w:rsidDel="00000000" w:rsidR="00000000" w:rsidRPr="00000000">
          <w:rPr>
            <w:rtl w:val="0"/>
          </w:rPr>
          <w:t xml:space="preserve">Nelson, S. B., &amp; Matthews, A. (2025). Roll for Initiative: Balancing Player and Party in Library D&amp;D Games. </w:t>
        </w:r>
      </w:hyperlink>
      <w:hyperlink r:id="rId243">
        <w:r w:rsidDel="00000000" w:rsidR="00000000" w:rsidRPr="00000000">
          <w:rPr>
            <w:i w:val="1"/>
            <w:iCs w:val="1"/>
            <w:rtl w:val="0"/>
          </w:rPr>
          <w:t xml:space="preserve">Public Library Quarterly</w:t>
        </w:r>
      </w:hyperlink>
      <w:hyperlink r:id="rId244">
        <w:r w:rsidDel="00000000" w:rsidR="00000000" w:rsidRPr="00000000">
          <w:rPr>
            <w:rtl w:val="0"/>
          </w:rPr>
          <w:t xml:space="preserve">, 1–22. https://doi.org/10.1080/01616846.2025.2522620 </w:t>
        </w:r>
      </w:hyperlink>
      <w:r w:rsidDel="00000000" w:rsidR="00000000" w:rsidRPr="00000000">
        <w:rPr>
          <w:rtl w:val="0"/>
        </w:rPr>
      </w:r>
    </w:p>
    <w:p w:rsidR="00000000" w:rsidDel="00000000" w:rsidP="00000000" w:rsidRDefault="00000000" w:rsidRPr="00000000" w14:paraId="00000178">
      <w:pPr>
        <w:spacing w:after="0" w:line="480" w:lineRule="auto"/>
        <w:ind w:left="720"/>
        <w:rPr/>
      </w:pPr>
      <w:hyperlink r:id="rId245">
        <w:r w:rsidDel="00000000" w:rsidR="00000000" w:rsidRPr="00000000">
          <w:rPr>
            <w:rtl w:val="0"/>
          </w:rPr>
          <w:t xml:space="preserve">Nicholson, S. (2010). </w:t>
        </w:r>
      </w:hyperlink>
      <w:hyperlink r:id="rId246">
        <w:r w:rsidDel="00000000" w:rsidR="00000000" w:rsidRPr="00000000">
          <w:rPr>
            <w:i w:val="1"/>
            <w:iCs w:val="1"/>
            <w:rtl w:val="0"/>
          </w:rPr>
          <w:t xml:space="preserve">Everyone plays at the library: Creating great gaming experiences for all ages</w:t>
        </w:r>
      </w:hyperlink>
      <w:hyperlink r:id="rId247">
        <w:r w:rsidDel="00000000" w:rsidR="00000000" w:rsidRPr="00000000">
          <w:rPr>
            <w:rtl w:val="0"/>
          </w:rPr>
          <w:t xml:space="preserve">. Medford, N.J. : Information Today, c2010. </w:t>
        </w:r>
      </w:hyperlink>
      <w:r w:rsidDel="00000000" w:rsidR="00000000" w:rsidRPr="00000000">
        <w:rPr>
          <w:rtl w:val="0"/>
        </w:rPr>
      </w:r>
    </w:p>
    <w:p w:rsidR="00000000" w:rsidDel="00000000" w:rsidP="00000000" w:rsidRDefault="00000000" w:rsidRPr="00000000" w14:paraId="00000179">
      <w:pPr>
        <w:spacing w:after="0" w:line="480" w:lineRule="auto"/>
        <w:ind w:left="720"/>
        <w:rPr/>
      </w:pPr>
      <w:hyperlink r:id="rId248">
        <w:r w:rsidDel="00000000" w:rsidR="00000000" w:rsidRPr="00000000">
          <w:rPr>
            <w:rtl w:val="0"/>
          </w:rPr>
          <w:t xml:space="preserve">Oldenburg, R. (1989). </w:t>
        </w:r>
      </w:hyperlink>
      <w:hyperlink r:id="rId249">
        <w:r w:rsidDel="00000000" w:rsidR="00000000" w:rsidRPr="00000000">
          <w:rPr>
            <w:i w:val="1"/>
            <w:iCs w:val="1"/>
            <w:rtl w:val="0"/>
          </w:rPr>
          <w:t xml:space="preserve">The great good place: Cafes, coffee shops, community centers, beauty parlors, general stores, bars, hangouts and how they get you through the day</w:t>
        </w:r>
      </w:hyperlink>
      <w:hyperlink r:id="rId250">
        <w:r w:rsidDel="00000000" w:rsidR="00000000" w:rsidRPr="00000000">
          <w:rPr>
            <w:rtl w:val="0"/>
          </w:rPr>
          <w:t xml:space="preserve">. Paragon. </w:t>
        </w:r>
      </w:hyperlink>
      <w:r w:rsidDel="00000000" w:rsidR="00000000" w:rsidRPr="00000000">
        <w:rPr>
          <w:rtl w:val="0"/>
        </w:rPr>
      </w:r>
    </w:p>
    <w:p w:rsidR="00000000" w:rsidDel="00000000" w:rsidP="00000000" w:rsidRDefault="00000000" w:rsidRPr="00000000" w14:paraId="0000017A">
      <w:pPr>
        <w:spacing w:after="0" w:line="480" w:lineRule="auto"/>
        <w:ind w:left="720"/>
        <w:rPr/>
      </w:pPr>
      <w:hyperlink r:id="rId251">
        <w:r w:rsidDel="00000000" w:rsidR="00000000" w:rsidRPr="00000000">
          <w:rPr>
            <w:rtl w:val="0"/>
          </w:rPr>
          <w:t xml:space="preserve">Putnam, R. D. (2000). Bowling alone: The collapse and revival of American community. </w:t>
        </w:r>
      </w:hyperlink>
      <w:hyperlink r:id="rId252">
        <w:r w:rsidDel="00000000" w:rsidR="00000000" w:rsidRPr="00000000">
          <w:rPr>
            <w:i w:val="1"/>
            <w:iCs w:val="1"/>
            <w:rtl w:val="0"/>
          </w:rPr>
          <w:t xml:space="preserve">Proceedings of the 2000 ACM Conference on Computer Supported Cooperative Work</w:t>
        </w:r>
      </w:hyperlink>
      <w:hyperlink r:id="rId253">
        <w:r w:rsidDel="00000000" w:rsidR="00000000" w:rsidRPr="00000000">
          <w:rPr>
            <w:rtl w:val="0"/>
          </w:rPr>
          <w:t xml:space="preserve">, 357. https://doi.org/10.1145/358916.361990 </w:t>
        </w:r>
      </w:hyperlink>
      <w:r w:rsidDel="00000000" w:rsidR="00000000" w:rsidRPr="00000000">
        <w:rPr>
          <w:rtl w:val="0"/>
        </w:rPr>
      </w:r>
    </w:p>
    <w:p w:rsidR="00000000" w:rsidDel="00000000" w:rsidP="00000000" w:rsidRDefault="00000000" w:rsidRPr="00000000" w14:paraId="0000017B">
      <w:pPr>
        <w:spacing w:after="0" w:line="480" w:lineRule="auto"/>
        <w:ind w:left="720"/>
        <w:rPr/>
      </w:pPr>
      <w:hyperlink r:id="rId254">
        <w:r w:rsidDel="00000000" w:rsidR="00000000" w:rsidRPr="00000000">
          <w:rPr>
            <w:rtl w:val="0"/>
          </w:rPr>
          <w:t xml:space="preserve">Robson, D., Sassen, C., Thomale, J., &amp; Yanowski, K. (2019). Enhancing the Discovery of Tabletop Games. </w:t>
        </w:r>
      </w:hyperlink>
      <w:hyperlink r:id="rId255">
        <w:r w:rsidDel="00000000" w:rsidR="00000000" w:rsidRPr="00000000">
          <w:rPr>
            <w:i w:val="1"/>
            <w:iCs w:val="1"/>
            <w:rtl w:val="0"/>
          </w:rPr>
          <w:t xml:space="preserve">Library Resources &amp; Technical Services</w:t>
        </w:r>
      </w:hyperlink>
      <w:hyperlink r:id="rId256">
        <w:r w:rsidDel="00000000" w:rsidR="00000000" w:rsidRPr="00000000">
          <w:rPr>
            <w:rtl w:val="0"/>
          </w:rPr>
          <w:t xml:space="preserve">, </w:t>
        </w:r>
      </w:hyperlink>
      <w:hyperlink r:id="rId257">
        <w:r w:rsidDel="00000000" w:rsidR="00000000" w:rsidRPr="00000000">
          <w:rPr>
            <w:i w:val="1"/>
            <w:iCs w:val="1"/>
            <w:rtl w:val="0"/>
          </w:rPr>
          <w:t xml:space="preserve">63</w:t>
        </w:r>
      </w:hyperlink>
      <w:hyperlink r:id="rId258">
        <w:r w:rsidDel="00000000" w:rsidR="00000000" w:rsidRPr="00000000">
          <w:rPr>
            <w:rtl w:val="0"/>
          </w:rPr>
          <w:t xml:space="preserve">(3), Article 3. https://doi.org/10.5860/lrts.63n3.199 </w:t>
        </w:r>
      </w:hyperlink>
      <w:r w:rsidDel="00000000" w:rsidR="00000000" w:rsidRPr="00000000">
        <w:rPr>
          <w:rtl w:val="0"/>
        </w:rPr>
      </w:r>
    </w:p>
    <w:p w:rsidR="00000000" w:rsidDel="00000000" w:rsidP="00000000" w:rsidRDefault="00000000" w:rsidRPr="00000000" w14:paraId="0000017C">
      <w:pPr>
        <w:spacing w:after="0" w:line="480" w:lineRule="auto"/>
        <w:ind w:left="720"/>
        <w:rPr/>
      </w:pPr>
      <w:hyperlink r:id="rId259">
        <w:r w:rsidDel="00000000" w:rsidR="00000000" w:rsidRPr="00000000">
          <w:rPr>
            <w:rtl w:val="0"/>
          </w:rPr>
          <w:t xml:space="preserve">Seay, J. (2018a). Considering Games and Gamification in Libraries &amp; Associated Entities—In Praise of Real People. </w:t>
        </w:r>
      </w:hyperlink>
      <w:hyperlink r:id="rId260">
        <w:r w:rsidDel="00000000" w:rsidR="00000000" w:rsidRPr="00000000">
          <w:rPr>
            <w:i w:val="1"/>
            <w:iCs w:val="1"/>
            <w:rtl w:val="0"/>
          </w:rPr>
          <w:t xml:space="preserve">Against the Grain</w:t>
        </w:r>
      </w:hyperlink>
      <w:hyperlink r:id="rId261">
        <w:r w:rsidDel="00000000" w:rsidR="00000000" w:rsidRPr="00000000">
          <w:rPr>
            <w:rtl w:val="0"/>
          </w:rPr>
          <w:t xml:space="preserve">, </w:t>
        </w:r>
      </w:hyperlink>
      <w:hyperlink r:id="rId262">
        <w:r w:rsidDel="00000000" w:rsidR="00000000" w:rsidRPr="00000000">
          <w:rPr>
            <w:i w:val="1"/>
            <w:iCs w:val="1"/>
            <w:rtl w:val="0"/>
          </w:rPr>
          <w:t xml:space="preserve">30</w:t>
        </w:r>
      </w:hyperlink>
      <w:hyperlink r:id="rId263">
        <w:r w:rsidDel="00000000" w:rsidR="00000000" w:rsidRPr="00000000">
          <w:rPr>
            <w:rtl w:val="0"/>
          </w:rPr>
          <w:t xml:space="preserve">(5). https://doi.org/10.7771/2380-176X.8189 </w:t>
        </w:r>
      </w:hyperlink>
      <w:r w:rsidDel="00000000" w:rsidR="00000000" w:rsidRPr="00000000">
        <w:rPr>
          <w:rtl w:val="0"/>
        </w:rPr>
      </w:r>
    </w:p>
    <w:p w:rsidR="00000000" w:rsidDel="00000000" w:rsidP="00000000" w:rsidRDefault="00000000" w:rsidRPr="00000000" w14:paraId="0000017D">
      <w:pPr>
        <w:spacing w:after="0" w:line="480" w:lineRule="auto"/>
        <w:ind w:left="720"/>
        <w:rPr/>
      </w:pPr>
      <w:hyperlink r:id="rId264">
        <w:r w:rsidDel="00000000" w:rsidR="00000000" w:rsidRPr="00000000">
          <w:rPr>
            <w:rtl w:val="0"/>
          </w:rPr>
          <w:t xml:space="preserve">Seay, J. (2018b). Considering Games and Gamification in Libraries &amp; Associated Entities—The “G” Word. </w:t>
        </w:r>
      </w:hyperlink>
      <w:hyperlink r:id="rId265">
        <w:r w:rsidDel="00000000" w:rsidR="00000000" w:rsidRPr="00000000">
          <w:rPr>
            <w:i w:val="1"/>
            <w:iCs w:val="1"/>
            <w:rtl w:val="0"/>
          </w:rPr>
          <w:t xml:space="preserve">Against the Grain</w:t>
        </w:r>
      </w:hyperlink>
      <w:hyperlink r:id="rId266">
        <w:r w:rsidDel="00000000" w:rsidR="00000000" w:rsidRPr="00000000">
          <w:rPr>
            <w:rtl w:val="0"/>
          </w:rPr>
          <w:t xml:space="preserve">, </w:t>
        </w:r>
      </w:hyperlink>
      <w:hyperlink r:id="rId267">
        <w:r w:rsidDel="00000000" w:rsidR="00000000" w:rsidRPr="00000000">
          <w:rPr>
            <w:i w:val="1"/>
            <w:iCs w:val="1"/>
            <w:rtl w:val="0"/>
          </w:rPr>
          <w:t xml:space="preserve">30</w:t>
        </w:r>
      </w:hyperlink>
      <w:hyperlink r:id="rId268">
        <w:r w:rsidDel="00000000" w:rsidR="00000000" w:rsidRPr="00000000">
          <w:rPr>
            <w:rtl w:val="0"/>
          </w:rPr>
          <w:t xml:space="preserve">(4). https://doi.org/10.7771/2380-176X.8311 </w:t>
        </w:r>
      </w:hyperlink>
      <w:r w:rsidDel="00000000" w:rsidR="00000000" w:rsidRPr="00000000">
        <w:rPr>
          <w:rtl w:val="0"/>
        </w:rPr>
      </w:r>
    </w:p>
    <w:p w:rsidR="00000000" w:rsidDel="00000000" w:rsidP="00000000" w:rsidRDefault="00000000" w:rsidRPr="00000000" w14:paraId="0000017E">
      <w:pPr>
        <w:spacing w:after="0" w:line="480" w:lineRule="auto"/>
        <w:ind w:left="720"/>
        <w:rPr/>
      </w:pPr>
      <w:hyperlink r:id="rId269">
        <w:r w:rsidDel="00000000" w:rsidR="00000000" w:rsidRPr="00000000">
          <w:rPr>
            <w:rtl w:val="0"/>
          </w:rPr>
          <w:t xml:space="preserve">Slobuski, T., Robson, D., &amp; Bentley, P. J. (2017). Arranging the Pieces: A Survey of Library Practices Related to a Tabletop Game Collection. </w:t>
        </w:r>
      </w:hyperlink>
      <w:hyperlink r:id="rId270">
        <w:r w:rsidDel="00000000" w:rsidR="00000000" w:rsidRPr="00000000">
          <w:rPr>
            <w:i w:val="1"/>
            <w:iCs w:val="1"/>
            <w:rtl w:val="0"/>
          </w:rPr>
          <w:t xml:space="preserve">Evidence Based Library and Information Practice</w:t>
        </w:r>
      </w:hyperlink>
      <w:hyperlink r:id="rId271">
        <w:r w:rsidDel="00000000" w:rsidR="00000000" w:rsidRPr="00000000">
          <w:rPr>
            <w:rtl w:val="0"/>
          </w:rPr>
          <w:t xml:space="preserve">, </w:t>
        </w:r>
      </w:hyperlink>
      <w:hyperlink r:id="rId272">
        <w:r w:rsidDel="00000000" w:rsidR="00000000" w:rsidRPr="00000000">
          <w:rPr>
            <w:i w:val="1"/>
            <w:iCs w:val="1"/>
            <w:rtl w:val="0"/>
          </w:rPr>
          <w:t xml:space="preserve">12</w:t>
        </w:r>
      </w:hyperlink>
      <w:hyperlink r:id="rId273">
        <w:r w:rsidDel="00000000" w:rsidR="00000000" w:rsidRPr="00000000">
          <w:rPr>
            <w:rtl w:val="0"/>
          </w:rPr>
          <w:t xml:space="preserve">(1), 2–17. https://doi.org/10.18438/B84C96 </w:t>
        </w:r>
      </w:hyperlink>
      <w:r w:rsidDel="00000000" w:rsidR="00000000" w:rsidRPr="00000000">
        <w:rPr>
          <w:rtl w:val="0"/>
        </w:rPr>
      </w:r>
    </w:p>
    <w:p w:rsidR="00000000" w:rsidDel="00000000" w:rsidP="00000000" w:rsidRDefault="00000000" w:rsidRPr="00000000" w14:paraId="0000017F">
      <w:pPr>
        <w:spacing w:after="0" w:line="480" w:lineRule="auto"/>
        <w:ind w:left="720"/>
        <w:rPr/>
      </w:pPr>
      <w:hyperlink r:id="rId274">
        <w:r w:rsidDel="00000000" w:rsidR="00000000" w:rsidRPr="00000000">
          <w:rPr>
            <w:rtl w:val="0"/>
          </w:rPr>
          <w:t xml:space="preserve">Smith, T. S. (2024). A Dicey Situation: A Study of How Controlled Vocabularies Describe Tabletop Roleplaying Games. </w:t>
        </w:r>
      </w:hyperlink>
      <w:hyperlink r:id="rId275">
        <w:r w:rsidDel="00000000" w:rsidR="00000000" w:rsidRPr="00000000">
          <w:rPr>
            <w:i w:val="1"/>
            <w:iCs w:val="1"/>
            <w:rtl w:val="0"/>
          </w:rPr>
          <w:t xml:space="preserve">Cataloging &amp; Classification Quarterly</w:t>
        </w:r>
      </w:hyperlink>
      <w:hyperlink r:id="rId276">
        <w:r w:rsidDel="00000000" w:rsidR="00000000" w:rsidRPr="00000000">
          <w:rPr>
            <w:rtl w:val="0"/>
          </w:rPr>
          <w:t xml:space="preserve">, </w:t>
        </w:r>
      </w:hyperlink>
      <w:hyperlink r:id="rId277">
        <w:r w:rsidDel="00000000" w:rsidR="00000000" w:rsidRPr="00000000">
          <w:rPr>
            <w:i w:val="1"/>
            <w:iCs w:val="1"/>
            <w:rtl w:val="0"/>
          </w:rPr>
          <w:t xml:space="preserve">0</w:t>
        </w:r>
      </w:hyperlink>
      <w:hyperlink r:id="rId278">
        <w:r w:rsidDel="00000000" w:rsidR="00000000" w:rsidRPr="00000000">
          <w:rPr>
            <w:rtl w:val="0"/>
          </w:rPr>
          <w:t xml:space="preserve">(0), 1–25. https://doi.org/10.1080/01639374.2024.2308117 </w:t>
        </w:r>
      </w:hyperlink>
      <w:r w:rsidDel="00000000" w:rsidR="00000000" w:rsidRPr="00000000">
        <w:rPr>
          <w:rtl w:val="0"/>
        </w:rPr>
      </w:r>
    </w:p>
    <w:p w:rsidR="00000000" w:rsidDel="00000000" w:rsidP="00000000" w:rsidRDefault="00000000" w:rsidRPr="00000000" w14:paraId="00000180">
      <w:pPr>
        <w:spacing w:after="0" w:line="480" w:lineRule="auto"/>
        <w:ind w:left="720"/>
        <w:rPr/>
      </w:pPr>
      <w:hyperlink r:id="rId279">
        <w:r w:rsidDel="00000000" w:rsidR="00000000" w:rsidRPr="00000000">
          <w:rPr>
            <w:rtl w:val="0"/>
          </w:rPr>
          <w:t xml:space="preserve">Sureephong, P., Chernbumroong, S., Niemsup, S., Homla, P., Intawong, K., &amp; Puritat, K. (2024). Exploring the Impact of the Gamified Metaverse on Knowledge Acquisition and Library Anxiety in Academic Libraries. </w:t>
        </w:r>
      </w:hyperlink>
      <w:hyperlink r:id="rId280">
        <w:r w:rsidDel="00000000" w:rsidR="00000000" w:rsidRPr="00000000">
          <w:rPr>
            <w:i w:val="1"/>
            <w:iCs w:val="1"/>
            <w:rtl w:val="0"/>
          </w:rPr>
          <w:t xml:space="preserve">Information Technology and Libraries</w:t>
        </w:r>
      </w:hyperlink>
      <w:hyperlink r:id="rId281">
        <w:r w:rsidDel="00000000" w:rsidR="00000000" w:rsidRPr="00000000">
          <w:rPr>
            <w:rtl w:val="0"/>
          </w:rPr>
          <w:t xml:space="preserve">, </w:t>
        </w:r>
      </w:hyperlink>
      <w:hyperlink r:id="rId282">
        <w:r w:rsidDel="00000000" w:rsidR="00000000" w:rsidRPr="00000000">
          <w:rPr>
            <w:i w:val="1"/>
            <w:iCs w:val="1"/>
            <w:rtl w:val="0"/>
          </w:rPr>
          <w:t xml:space="preserve">43</w:t>
        </w:r>
      </w:hyperlink>
      <w:hyperlink r:id="rId283">
        <w:r w:rsidDel="00000000" w:rsidR="00000000" w:rsidRPr="00000000">
          <w:rPr>
            <w:rtl w:val="0"/>
          </w:rPr>
          <w:t xml:space="preserve">(1), 1–26. https://doi.org/10.5860/ital.v43i1.16651 </w:t>
        </w:r>
      </w:hyperlink>
      <w:r w:rsidDel="00000000" w:rsidR="00000000" w:rsidRPr="00000000">
        <w:rPr>
          <w:rtl w:val="0"/>
        </w:rPr>
      </w:r>
    </w:p>
    <w:p w:rsidR="00000000" w:rsidDel="00000000" w:rsidP="00000000" w:rsidRDefault="00000000" w:rsidRPr="00000000" w14:paraId="00000181">
      <w:pPr>
        <w:spacing w:after="0" w:line="480" w:lineRule="auto"/>
        <w:ind w:left="720"/>
        <w:rPr/>
      </w:pPr>
      <w:hyperlink r:id="rId284">
        <w:r w:rsidDel="00000000" w:rsidR="00000000" w:rsidRPr="00000000">
          <w:rPr>
            <w:rtl w:val="0"/>
          </w:rPr>
          <w:t xml:space="preserve">Vanden Elzen, A. M., &amp; Roush, J. (2013). Brawling in the Library: Gaming Programs for Impactful Outreach and Instruction at an Academic Library. </w:t>
        </w:r>
      </w:hyperlink>
      <w:hyperlink r:id="rId285">
        <w:r w:rsidDel="00000000" w:rsidR="00000000" w:rsidRPr="00000000">
          <w:rPr>
            <w:i w:val="1"/>
            <w:iCs w:val="1"/>
            <w:rtl w:val="0"/>
          </w:rPr>
          <w:t xml:space="preserve">Library Trends</w:t>
        </w:r>
      </w:hyperlink>
      <w:hyperlink r:id="rId286">
        <w:r w:rsidDel="00000000" w:rsidR="00000000" w:rsidRPr="00000000">
          <w:rPr>
            <w:rtl w:val="0"/>
          </w:rPr>
          <w:t xml:space="preserve">, </w:t>
        </w:r>
      </w:hyperlink>
      <w:hyperlink r:id="rId287">
        <w:r w:rsidDel="00000000" w:rsidR="00000000" w:rsidRPr="00000000">
          <w:rPr>
            <w:i w:val="1"/>
            <w:iCs w:val="1"/>
            <w:rtl w:val="0"/>
          </w:rPr>
          <w:t xml:space="preserve">61</w:t>
        </w:r>
      </w:hyperlink>
      <w:hyperlink r:id="rId288">
        <w:r w:rsidDel="00000000" w:rsidR="00000000" w:rsidRPr="00000000">
          <w:rPr>
            <w:rtl w:val="0"/>
          </w:rPr>
          <w:t xml:space="preserve">(4), 802–813. https://doi.org/10.1353/lib.2013.0016 </w:t>
        </w:r>
      </w:hyperlink>
      <w:r w:rsidDel="00000000" w:rsidR="00000000" w:rsidRPr="00000000">
        <w:rPr>
          <w:rtl w:val="0"/>
        </w:rPr>
      </w:r>
    </w:p>
    <w:p w:rsidR="00000000" w:rsidDel="00000000" w:rsidP="00000000" w:rsidRDefault="00000000" w:rsidRPr="00000000" w14:paraId="00000182">
      <w:pPr>
        <w:spacing w:after="0" w:line="480" w:lineRule="auto"/>
        <w:ind w:left="720"/>
        <w:rPr/>
      </w:pPr>
      <w:hyperlink r:id="rId289">
        <w:r w:rsidDel="00000000" w:rsidR="00000000" w:rsidRPr="00000000">
          <w:rPr>
            <w:rtl w:val="0"/>
          </w:rPr>
          <w:t xml:space="preserve">Webber, S., &amp; Nahl, D. (2011). Sustaining learning for LIS through use of a virtual world. </w:t>
        </w:r>
      </w:hyperlink>
      <w:hyperlink r:id="rId290">
        <w:r w:rsidDel="00000000" w:rsidR="00000000" w:rsidRPr="00000000">
          <w:rPr>
            <w:i w:val="1"/>
            <w:iCs w:val="1"/>
            <w:rtl w:val="0"/>
          </w:rPr>
          <w:t xml:space="preserve">IFLA Journal</w:t>
        </w:r>
      </w:hyperlink>
      <w:hyperlink r:id="rId291">
        <w:r w:rsidDel="00000000" w:rsidR="00000000" w:rsidRPr="00000000">
          <w:rPr>
            <w:rtl w:val="0"/>
          </w:rPr>
          <w:t xml:space="preserve">, </w:t>
        </w:r>
      </w:hyperlink>
      <w:hyperlink r:id="rId292">
        <w:r w:rsidDel="00000000" w:rsidR="00000000" w:rsidRPr="00000000">
          <w:rPr>
            <w:i w:val="1"/>
            <w:iCs w:val="1"/>
            <w:rtl w:val="0"/>
          </w:rPr>
          <w:t xml:space="preserve">37</w:t>
        </w:r>
      </w:hyperlink>
      <w:hyperlink r:id="rId293">
        <w:r w:rsidDel="00000000" w:rsidR="00000000" w:rsidRPr="00000000">
          <w:rPr>
            <w:rtl w:val="0"/>
          </w:rPr>
          <w:t xml:space="preserve">(1), 5–15. https://doi.org/10.1177/0340035210397137 </w:t>
        </w:r>
      </w:hyperlink>
      <w:r w:rsidDel="00000000" w:rsidR="00000000" w:rsidRPr="00000000">
        <w:rPr>
          <w:rtl w:val="0"/>
        </w:rPr>
      </w:r>
    </w:p>
    <w:p w:rsidR="00000000" w:rsidDel="00000000" w:rsidP="00000000" w:rsidRDefault="00000000" w:rsidRPr="00000000" w14:paraId="00000183">
      <w:pPr>
        <w:spacing w:after="0" w:line="480" w:lineRule="auto"/>
        <w:ind w:left="720"/>
        <w:rPr/>
      </w:pPr>
      <w:hyperlink r:id="rId294">
        <w:r w:rsidDel="00000000" w:rsidR="00000000" w:rsidRPr="00000000">
          <w:rPr>
            <w:rtl w:val="0"/>
          </w:rPr>
          <w:t xml:space="preserve">Werner, K. (2013). Bringing Them In: Developing a Gaming Program for the Library. </w:t>
        </w:r>
      </w:hyperlink>
      <w:hyperlink r:id="rId295">
        <w:r w:rsidDel="00000000" w:rsidR="00000000" w:rsidRPr="00000000">
          <w:rPr>
            <w:i w:val="1"/>
            <w:iCs w:val="1"/>
            <w:rtl w:val="0"/>
          </w:rPr>
          <w:t xml:space="preserve">Library Trends</w:t>
        </w:r>
      </w:hyperlink>
      <w:hyperlink r:id="rId296">
        <w:r w:rsidDel="00000000" w:rsidR="00000000" w:rsidRPr="00000000">
          <w:rPr>
            <w:rtl w:val="0"/>
          </w:rPr>
          <w:t xml:space="preserve">, </w:t>
        </w:r>
      </w:hyperlink>
      <w:hyperlink r:id="rId297">
        <w:r w:rsidDel="00000000" w:rsidR="00000000" w:rsidRPr="00000000">
          <w:rPr>
            <w:i w:val="1"/>
            <w:iCs w:val="1"/>
            <w:rtl w:val="0"/>
          </w:rPr>
          <w:t xml:space="preserve">61</w:t>
        </w:r>
      </w:hyperlink>
      <w:hyperlink r:id="rId298">
        <w:r w:rsidDel="00000000" w:rsidR="00000000" w:rsidRPr="00000000">
          <w:rPr>
            <w:rtl w:val="0"/>
          </w:rPr>
          <w:t xml:space="preserve">(4), 790–801. https://doi.org/10.1353/lib.2013.0015 </w:t>
        </w:r>
      </w:hyperlink>
      <w:r w:rsidDel="00000000" w:rsidR="00000000" w:rsidRPr="00000000">
        <w:rPr>
          <w:rtl w:val="0"/>
        </w:rPr>
      </w:r>
    </w:p>
    <w:p w:rsidR="00000000" w:rsidDel="00000000" w:rsidP="00000000" w:rsidRDefault="00000000" w:rsidRPr="00000000" w14:paraId="00000184">
      <w:pPr>
        <w:spacing w:after="0" w:line="480" w:lineRule="auto"/>
        <w:ind w:left="720"/>
        <w:rPr/>
      </w:pPr>
      <w:hyperlink r:id="rId299">
        <w:r w:rsidDel="00000000" w:rsidR="00000000" w:rsidRPr="00000000">
          <w:rPr>
            <w:rtl w:val="0"/>
          </w:rPr>
          <w:t xml:space="preserve">Wyatt, D., &amp; Leorke, D. (2024). Playing in the “Third Place”: How Games and Play Are Transforming Public Libraries. </w:t>
        </w:r>
      </w:hyperlink>
      <w:hyperlink r:id="rId300">
        <w:r w:rsidDel="00000000" w:rsidR="00000000" w:rsidRPr="00000000">
          <w:rPr>
            <w:i w:val="1"/>
            <w:iCs w:val="1"/>
            <w:rtl w:val="0"/>
          </w:rPr>
          <w:t xml:space="preserve">Space and Culture</w:t>
        </w:r>
      </w:hyperlink>
      <w:hyperlink r:id="rId301">
        <w:r w:rsidDel="00000000" w:rsidR="00000000" w:rsidRPr="00000000">
          <w:rPr>
            <w:rtl w:val="0"/>
          </w:rPr>
          <w:t xml:space="preserve">, </w:t>
        </w:r>
      </w:hyperlink>
      <w:hyperlink r:id="rId302">
        <w:r w:rsidDel="00000000" w:rsidR="00000000" w:rsidRPr="00000000">
          <w:rPr>
            <w:i w:val="1"/>
            <w:iCs w:val="1"/>
            <w:rtl w:val="0"/>
          </w:rPr>
          <w:t xml:space="preserve">27</w:t>
        </w:r>
      </w:hyperlink>
      <w:hyperlink r:id="rId303">
        <w:r w:rsidDel="00000000" w:rsidR="00000000" w:rsidRPr="00000000">
          <w:rPr>
            <w:rtl w:val="0"/>
          </w:rPr>
          <w:t xml:space="preserve">(2), 254–273. https://doi.org/10.1177/12063312231223118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Gagnon" w:id="7" w:date="2026-01-20T04:49:54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Beware! A dangerous rabbit hole awaits all who enter here.</w:t>
      </w:r>
    </w:p>
  </w:comment>
  <w:comment w:author="Christopher Baker" w:id="8" w:date="2026-02-16T19:53:5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favorite rabbit hole.</w:t>
      </w:r>
    </w:p>
  </w:comment>
  <w:comment w:author="Adam Davis" w:id="54" w:date="2026-02-17T15:46:59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a sense that "mental health" and "public commons" has a stronger overlap than we frequently cite in a medical/individual pathology framework for mental health. Not sure if this can be reflected in the organization of the document by possibly placing then next to each other or drawing lines between community/belonging and human flourishing. Years of game-based "intervention" experience revealed to me how much being part of a  supportive "fellowship of adventurers" was as important as anything a "trained professional" could say. Granted I wasn't working in acute issues or trauma, but I believe firmly that future alien anthropologists will analyze the decline of humanity and wonder why we didn't just play games in community more the same way modern humans may scoff at how the romans lined their aqueducts with lead. &lt;/rant&gt;</w:t>
      </w:r>
    </w:p>
  </w:comment>
  <w:comment w:author="Adam Davis" w:id="55" w:date="2026-02-17T15:49:1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show up also in a lens of inclusive design for equitable access to learning spaces.</w:t>
      </w:r>
    </w:p>
  </w:comment>
  <w:comment w:author="David Gagnon" w:id="13" w:date="2026-01-20T04:51:14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Ben Miller" w:id="14" w:date="2026-02-03T14:34:33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I'm guessing this goes back to the "Why games in Libraries" question. Or maybe reframes it to collection development around "Which games in libraries" Narratology seems to be more in line with a popular materials collection, but I could see rationale for including games that concern rules and mechanics in a deeper reference collection. For example, no one is going to want to play Pong for the story, but is there value in having it in a collection or as an online resource to show how games evolved? Probably doesn't need to be too deep for this Lit Review, just a nod to the debate? Took me a lot of words to process that. Very interested in other folks takes.</w:t>
      </w:r>
    </w:p>
  </w:comment>
  <w:comment w:author="Christopher Baker" w:id="15" w:date="2026-02-16T20:03:05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Ben on this!</w:t>
      </w:r>
    </w:p>
  </w:comment>
  <w:comment w:author="David Gagnon" w:id="4" w:date="2026-01-20T16:42:38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think msh more about this and develop this as a somewhat new argument - even within this review.</w:t>
      </w:r>
    </w:p>
  </w:comment>
  <w:comment w:author="Christopher Baker" w:id="5" w:date="2026-02-16T19:47:5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@djgagnon@wisc.edu - I love this. There is definitely some direct pipeline of innovation and culture to explore re: "games + libraries" that situates both libraries (as unique, free, informal learning spaces) and games (as one of the most important cultural monoliths on the 21st century) as a certain type of panacea to said emergency.</w:t>
      </w:r>
    </w:p>
  </w:comment>
  <w:comment w:author="Christopher Baker" w:id="3" w:date="2026-01-20T17:30:15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change this to "Games-based Library Services (GBLS)" throughout the doc. (with a hyphen!)</w:t>
      </w:r>
    </w:p>
  </w:comment>
  <w:comment w:author="David Gagnon" w:id="57" w:date="2026-01-20T04:12:18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paused here because htis part makes my brain explode. Let's discuss what ground we really want to take.</w:t>
      </w:r>
    </w:p>
  </w:comment>
  <w:comment w:author="Christopher Baker" w:id="58" w:date="2026-02-16T20:45:59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good idea for us to figure out which direction to take with this. Even defining what an "educational mission" looks like for public libraries is often a space-by-space situation.</w:t>
      </w:r>
    </w:p>
  </w:comment>
  <w:comment w:author="Jinha Lee" w:id="23" w:date="2026-03-26T22:51:39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Travis invited me to this document so I read through this section and left some comments but let me know how you'd like me to help - do you want me to go over the whole document? Leave comments like this or directly edit it? It looks like you are trying to discuss the state of game cataloging as well as programming in libraries? Do you have a target venue for the paper?</w:t>
      </w:r>
    </w:p>
  </w:comment>
  <w:comment w:author="Ben Miller" w:id="64" w:date="2026-02-03T14:48:33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key point. Need to reference this so the whole thing isn't outdated in a year or two (for video games at least)</w:t>
      </w:r>
    </w:p>
  </w:comment>
  <w:comment w:author="Christopher Baker" w:id="65" w:date="2026-02-16T20:50:32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if anything, this lit review is coming at the perfect time, since we KNOW that physical copies of video games are going to go the way of the dodo (it is inevitable) in the next half decade or so. We can bring that voice to this paper as a further means of encouraging the Library field to ameliorate this -- before it's too late!</w:t>
      </w:r>
    </w:p>
  </w:comment>
  <w:comment w:author="Ben Miller" w:id="28" w:date="2026-02-03T14:37:47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of cataloging, the concept of "readers advisory" could likely be included here. That is a librarian superpower and in the face of barriers with metadata, probably a place to lean into (especially in the short term)</w:t>
      </w:r>
    </w:p>
  </w:comment>
  <w:comment w:author="Christopher Baker" w:id="29" w:date="2026-02-16T20:23:03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how do you define the modern "Public Librarian"? Well, that's a huge thing to unpack, but a fundamental quality of a modern librarian is to "Connect community members with the resources they want/need" (which can take all forms; books and DVDs, digital literacy training, workforce development and social services assistance training, etc.). Our librarian superpower of connecting patrons with the GAMES they want is something very, very special.</w:t>
      </w:r>
    </w:p>
  </w:comment>
  <w:comment w:author="David Gagnon" w:id="0" w:date="2026-01-20T05:34:48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like to do this last</w:t>
      </w:r>
    </w:p>
  </w:comment>
  <w:comment w:author="Jinha Lee" w:id="24" w:date="2026-03-26T22:19:27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especially true for mobile, and also esp. live service games.</w:t>
      </w:r>
    </w:p>
  </w:comment>
  <w:comment w:author="Ben Miller" w:id="42" w:date="2026-02-03T14:43:40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(and the following section - Expanding Cultural Mandate) are what I'm most interested in building out and pushing forward.</w:t>
      </w:r>
    </w:p>
  </w:comment>
  <w:comment w:author="Christopher Baker" w:id="43" w:date="2026-02-16T20:29:25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games as social emotional building tools for people of all ages in libraries!</w:t>
      </w:r>
    </w:p>
  </w:comment>
  <w:comment w:author="David Gagnon" w:id="40" w:date="2026-01-20T05:36:48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first pass, cataloging seems a whole separate paper. Now I think that we should fold it into the purposes section here - discovery is a form of service.</w:t>
      </w:r>
    </w:p>
  </w:comment>
  <w:comment w:author="Christopher Baker" w:id="41" w:date="2026-02-16T20:28:48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beyond that, librarians are the ones describing the "aboutness" of games in ways that will be utilized by other sectors of society in many ways.</w:t>
      </w:r>
    </w:p>
  </w:comment>
  <w:comment w:author="Jinha Lee" w:id="25" w:date="2026-03-26T22:23:41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they are not updated to represent newer popular genres (like cozy games or idle games for instance). The genre terms also vary across different cultures.</w:t>
      </w:r>
    </w:p>
  </w:comment>
  <w:comment w:author="Ben Miller" w:id="62" w:date="2026-02-03T14:47:45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literature around just relying on patrons self-reporting missing pieces? I feel like that's the procedure Dusty Karls (smart librarian from LaCrosse) recommends.</w:t>
      </w:r>
    </w:p>
  </w:comment>
  <w:comment w:author="Christopher Baker" w:id="63" w:date="2026-02-16T20:49:19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the best practice to avoid an undue burden on librarians' already valuable time. It's better to just accept that there will be some attrition over time with small tactile items in board games and work with the community to try and identify missing pieces, things that are ripped/destroyed, etc.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Heck, we do the same thing with books, too, often relying on patrons to be the ones to report if something is ripped / defaced, stinky (smoke! cat piss!), etc.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 games I did something similar. There was no way I (or library staff) could test every single disc/cartridge that came through our circulation. We'd have staff look at the back to try and identify any obvious damage, but we had a form on the inside of the disc case that would allow patrons to report if a game was damaged or didn't work. Then we would try our best to remedy it with as little cost and effort as possible, OR, if we couldn't fix it -- WEED IT! I think board games would be similar.</w:t>
      </w:r>
    </w:p>
  </w:comment>
  <w:comment w:author="Jinha Lee" w:id="26" w:date="2026-03-26T22:25:18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lack of authority control for devs</w:t>
      </w:r>
    </w:p>
  </w:comment>
  <w:comment w:author="Jinha Lee" w:id="33" w:date="2026-03-26T22:33:29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VGMS is still on-going since we continue to update it!</w:t>
      </w:r>
    </w:p>
  </w:comment>
  <w:comment w:author="Ben Miller" w:id="21" w:date="2026-02-03T14:35:52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like a "recommendation" that could come out of this work. Identifying these barriers as a problem to be solved by the industry?</w:t>
      </w:r>
    </w:p>
  </w:comment>
  <w:comment w:author="Christopher Baker" w:id="22" w:date="2026-02-16T20:04:58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 We could even run this section through the metadata committee of Games &amp; Gaming Round Table (or the UW iSchool GAMER group) to help develop such recommendations / needs; "This is where things are at; it's insufficient; this is where we need to head!"</w:t>
      </w:r>
    </w:p>
  </w:comment>
  <w:comment w:author="Christopher Baker" w:id="66" w:date="2026-02-16T20:51:19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TONNNNSSSS of these. In fact I offered programs of all the different categories mentioned here.</w:t>
      </w:r>
    </w:p>
  </w:comment>
  <w:comment w:author="David Gagnon" w:id="20" w:date="2026-02-17T17:16:06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@travis@foundry10.org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travis@foundry10.org_</w:t>
      </w:r>
    </w:p>
  </w:comment>
  <w:comment w:author="Christopher Baker" w:id="1" w:date="2026-02-16T16:06:16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probably use more recent data, huh? --- https://www.theesa.com/resources/essential-facts-about-the-us-video-game-industry/</w:t>
      </w:r>
    </w:p>
  </w:comment>
  <w:comment w:author="David Gagnon" w:id="2" w:date="2026-02-17T05:51:37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old an reusing cites. Yup. 10 years is a bit out of date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2026-02-17 15:13 PM</w:t>
      </w:r>
    </w:p>
  </w:comment>
  <w:comment w:author="Ben Miller" w:id="84" w:date="2026-02-03T15:07:1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discern anything from really old industry reports on efficacy of video rental stores renting consoles? Maybe it is just obvious, but maybe there's some old report from the 80s about how many NES consoles were needed for different sized communities?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2026-02-16 21:00 PM</w:t>
      </w:r>
    </w:p>
  </w:comment>
  <w:comment w:author="Christopher Baker" w:id="74" w:date="2026-02-16T20:58:29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a whole three part webinar series about this with two other working WI librarians, which was offered via multiple national outlets; we went over everything (from selection to acquisition to technical processing to cataloging to maintenance / weeding to locating and organizing games to programming -- and much more!).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there is a way to capture that information somehow, but I feel like we were pretty innovative in actually collecting and synthesizing all of the information we presented in ways I hadn't seen before in the field.</w:t>
      </w:r>
    </w:p>
  </w:comment>
  <w:comment w:author="David Gagnon" w:id="75" w:date="2026-06-02T22:37:41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archived somewhere? Would you be willing to make a transcript and publish it?</w:t>
      </w:r>
    </w:p>
  </w:comment>
  <w:comment w:author="Christopher Baker" w:id="76" w:date="2026-06-02T22:53:07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Here are parts 1 (https://www.youtube.com/watch?v=xNaF1EwEZk4), 2 (https://www.youtube.com/watch?v=AhVyqBYMaik), and 3 (https://www.youtube.com/watch?v=fiTAyFz5hdQ).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there is an easy way to make transcripts of YouTube videos.</w:t>
      </w:r>
    </w:p>
  </w:comment>
  <w:comment w:author="Christopher Baker" w:id="77" w:date="2026-06-02T22:54:08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there are tools and such to do so... any thoughts?</w:t>
      </w:r>
    </w:p>
  </w:comment>
  <w:comment w:author="Jinha Lee" w:id="9" w:date="2026-03-26T22:42:39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escape rooms?</w:t>
      </w:r>
    </w:p>
  </w:comment>
  <w:comment w:author="Ben Miller" w:id="82" w:date="2026-02-03T15:05:13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literature on game classification/shelving/etc.? I think often games are still in a "game section" or a "teen section" (often where unaccompanied adults are restricted from browsing - for good reason) How can they be more holistically introduced into the larger collection ecosystem?</w:t>
      </w:r>
    </w:p>
  </w:comment>
  <w:comment w:author="Christopher Baker" w:id="83" w:date="2026-02-16T20:59:45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 think this was something we hit on REALLY effectively in our 3-part webinar series "Developing Video Games Collections in Libraries"</w:t>
      </w:r>
    </w:p>
  </w:comment>
  <w:comment w:author="Ben Miller" w:id="85" w:date="2026-02-03T15:09:42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crucial for growth in the space. MOST of our libraries in Wisconsin fall in this category, and I'd guess that adoption in these libraries fall way short. This should be part of the survey for sure to put data behind it.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2026-02-16 21:00 PM</w:t>
      </w:r>
    </w:p>
  </w:comment>
  <w:comment w:author="Kim Kiesewetter" w:id="86" w:date="2026-02-16T16:25:25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Maybe find a way to capture data on barriers to implementing GBLS in libraries and look for differences in pop size, rural v urban, etc.? Let's chat about what those categories of libraries might be for the survey.</w:t>
      </w:r>
    </w:p>
  </w:comment>
  <w:comment w:author="Christopher Baker" w:id="59" w:date="2026-02-16T20:45:22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really interesting thing I've been discussing with a student at UW-Madison named Jorge: he is interested in pursuing research about how video games create safe PHYSICAL spaces in at-risk communities. Jorge is a first generation college student that is exploring work in libraries, games + learning, etc. (I met him when lecturing for David McHugh).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 grew up in a REALLY dangerous part of New York City, but remembers fondly how his mom would welcome a lot of neighborhood kids over to play video games in their place. He's interested in investigating how the communal/couch co-op version of video gaming can bring at-risk populations together into safe, boundaried spaces (like mom's basement!) to keep kids "off the street". He attributes his and his friends' success in no small part to being inside and gaming rather than just screwing around out on the streets.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beautiful irony, huh? In more privileged households where it's not unsafe to be outside, the trope is "Get off that game and go outside! Your brain will turn to mush!". Jorge is investigating the opposite; "Stay inside and game, so you don't get into drugs and violence on the streets". Games as beacons for safe spaces.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submitting a Play Make Learn panel presentation and invited me to speak about it from a librarian perspective; I witnessed EXACTLY Jorge's story soooo many times at the Portage Public Library. Portage is a very, very challenged community, and many of the kids who would come to my gaming programs (especially those from seriously low-income houses, or those that suffer neglect/abuse, etc.) would get FREE food (snacks and soda) and be OFF THE STREETS until their parents got home from work.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Profound!</w:t>
      </w:r>
    </w:p>
  </w:comment>
  <w:comment w:author="Ben Miller" w:id="72" w:date="2026-02-03T15:01:33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Investigating community demographics, alignment with existing strategic plans that already define gaps in service, etc. There are very likely data and other documents internal to the library that can help design programing and collections.</w:t>
      </w:r>
    </w:p>
  </w:comment>
  <w:comment w:author="Christopher Baker" w:id="73" w:date="2026-02-16T20:55:42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think we've never DONE a community needs survey about games in the history of our profession before; it would truly be unprecedented data and knowledge that could immensely help inform the profession moving forward.</w:t>
      </w:r>
    </w:p>
  </w:comment>
  <w:comment w:author="Christopher Baker" w:id="53" w:date="2026-02-16T20:36:47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social emotional learning benefits (especially for young people!)</w:t>
      </w:r>
    </w:p>
  </w:comment>
  <w:comment w:author="Jinha Lee" w:id="27" w:date="2026-03-26T22:28:4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simply lacks information that would be important to game users and educators/librarians who want to search for suitable games (e.g., theme, length of session, replayability, etc. etc.)</w:t>
      </w:r>
    </w:p>
  </w:comment>
  <w:comment w:author="Ben Miller" w:id="60" w:date="2026-02-03T14:46:24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HUGE. Libraries maintaining and expanding relevance. (This is me channeling my inner Chris!)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2026-02-16 20:39 PM</w:t>
      </w:r>
    </w:p>
  </w:comment>
  <w:comment w:author="Christopher Baker" w:id="61" w:date="2026-02-16T20:39:05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MAYBE THE MOST IMPORTANT THING. If we could Thanos "snap" and (instead of removing half of the population) immediately make all public libraries filled with well-developed games collections and services (with librarians that are educated about maintaining them), I can guaran-freaking-tee you that EVERY public library would see a massive upshot of circulation numbers, program attendance, service usage, etc.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not just the same people that are currently using libraries, but ENTIRE NEW demographics of community members (from the cradle to the grave!)</w:t>
      </w:r>
    </w:p>
  </w:comment>
  <w:comment w:author="Ben Miller" w:id="70" w:date="2026-02-03T14:58:1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 this space truly belong to some advocacy organization (like ALA) to promote librarianship and library values in virtual spaces and not actual libraries?</w:t>
      </w:r>
    </w:p>
  </w:comment>
  <w:comment w:author="Christopher Baker" w:id="71" w:date="2026-02-16T20:55:01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really hit something well here, Ben!!!!</w:t>
      </w:r>
    </w:p>
  </w:comment>
  <w:comment w:author="David Gagnon" w:id="31" w:date="2026-01-20T04:53:52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Build out</w:t>
      </w:r>
    </w:p>
  </w:comment>
  <w:comment w:author="David Gagnon" w:id="32" w:date="2026-01-20T17:51:44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https://games.ala.org/metadata-and-cataloging/</w:t>
      </w:r>
    </w:p>
  </w:comment>
  <w:comment w:author="Ben Miller" w:id="67" w:date="2026-02-03T14:59:40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type of library programming has always made me cringe inwardly. Not sure if any hard data is available around the efficacy of these efforts, but as noted in this section, I'd say it is limited at best. Maybe there's something here for the survey to get an updated view of this type of activity.</w:t>
      </w:r>
    </w:p>
  </w:comment>
  <w:comment w:author="Kim Kiesewetter" w:id="68" w:date="2026-02-16T16:23:14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this feels like something we can capture in the survey around 1) if anyone is doing this, 2) if so, how efficacious their experience(s) were, and 3) if not, if they are interested. I'm thinking more modern equivalents to consider that MIGHT reach more users (aka: children and teens) are Roblox and Minecraft?</w:t>
      </w:r>
    </w:p>
  </w:comment>
  <w:comment w:author="Christopher Baker" w:id="69" w:date="2026-02-16T20:53:42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one of the coolest and most important examples of this EVER is in Minecraft: The Uncensored Library. https://www.uncensoredlibrary.com/en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many countries, websites, social media and blogs are controlled by oppressive leaders. Young people, in particular, are forced to grow up in systems where their opinion is heavily manipulated by governmental disinformation campaigns. But even where almost all media is blocked or controlled, the world’s most successful computer game is still accessible. Reporters Without Borders (RSF) uses this loophole to bypass internet censorship to bring back the truth – within Minecraft."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the video here: https://www.youtube.com/watch?v=EBI7-pL52GY&amp;t=2s</w:t>
      </w:r>
    </w:p>
  </w:comment>
  <w:comment w:author="David Gagnon" w:id="34" w:date="2026-01-20T04:54:06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build out</w:t>
      </w:r>
    </w:p>
  </w:comment>
  <w:comment w:author="David Gagnon" w:id="52" w:date="2026-02-17T17:45:49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to this literature</w:t>
      </w:r>
    </w:p>
  </w:comment>
  <w:comment w:author="David Gagnon" w:id="56" w:date="2026-01-20T04:54:3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much more here to be read and synthesized. Call it a TODO</w:t>
      </w:r>
    </w:p>
  </w:comment>
  <w:comment w:author="David Gagnon" w:id="49" w:date="2026-01-20T04:06:31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potential breaking a rule of not making a list of resources, but I feel we need to provide some examples of this concept of "cultural" assets. These happened to show up in other papers in the collection - though they wouldn't necessarily be my top picks. This may be one place to leverage OUR collective expertise.</w:t>
      </w:r>
    </w:p>
  </w:comment>
  <w:comment w:author="Ben Miller" w:id="50" w:date="2026-02-03T14:44:55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frame them as short "case studies" to prove a larger point? I like making things more concrete for the reader.</w:t>
      </w:r>
    </w:p>
  </w:comment>
  <w:comment w:author="Christopher Baker" w:id="51" w:date="2026-02-16T20:36:23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"vignettes" to explore this. I also agree that they wouldn't be my top picks, lol, although Beyond Good &amp; Evil is absolutely fantastic.</w:t>
      </w:r>
    </w:p>
  </w:comment>
  <w:comment w:author="Christopher Baker" w:id="10" w:date="2026-02-16T19:57:15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issue I see with these authors' takes is that analog, co-present, collaborative (non-digital) play has HISTORICALLY been relatively accessible; of course, as games are turning ever-more digital, that accessibility will wane with each subsequent digital game generation. It might be valuable to touch on this as a means of looking to innovate in consideration of the future.</w:t>
      </w:r>
    </w:p>
  </w:comment>
  <w:comment w:author="Christopher Baker" w:id="78" w:date="2026-02-16T20:59:15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"Reader's" advisory crops up here again. Curating games also requires good professional training, which, as mentioned earlier, is woefully lacking.</w:t>
      </w:r>
    </w:p>
  </w:comment>
  <w:comment w:author="David Gagnon" w:id="79" w:date="2026-06-02T20:47:04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speak more to this Chris?</w:t>
      </w:r>
    </w:p>
  </w:comment>
  <w:comment w:author="Christopher Baker" w:id="80" w:date="2026-06-02T21:37:54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@djgagnon@wisc.edu - Absolutely! I will add it tabbed within the text as a different color so that you can just delete it when you've given it a read. It was too long for a comment. :)</w:t>
      </w:r>
    </w:p>
  </w:comment>
  <w:comment w:author="David Gagnon" w:id="81" w:date="2026-06-02T22:43:55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Thank you @chris.baker@dpi.wi.gov</w:t>
      </w:r>
    </w:p>
  </w:comment>
  <w:comment w:author="Christopher Baker" w:id="36" w:date="2026-02-16T20:23:26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Jinha Lee reacted with 💜 at 2026-03-26 22:36 PM</w:t>
      </w:r>
    </w:p>
  </w:comment>
  <w:comment w:author="Jinha Lee" w:id="37" w:date="2026-03-26T22:41:53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also been arguing for the importance of preserving game-related materials in conjunction with games so that we don't lose its context which is critical if we were to treat them as part of important cultural heritage materials and objects of scholarly inquiry. However, there isn't a good model to capture all of these relevant materials well (e.g., videos, soundtrack, design docs, early builds, art, cosplay materials, events like collab cafes, etc. etc.). Not sure if that is within the scope of what you want to do or discuss here, but just in case.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2026-03-27 14:22 PM</w:t>
      </w:r>
    </w:p>
  </w:comment>
  <w:comment w:author="Christopher Baker" w:id="38" w:date="2026-03-27T14:28:07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absolutely could be something valuable to touch on within the scope of this literature review (i.e. preservation and archiving as a particularly challenging "thread" of game collections in libraries), especially highlighting how there is much more to explore that should be studied beyond the lit review as well. A wild frontier of cultural heritage preservation!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Jinha, I just want to say I am SO pumped to be able to collaborate with you on -- anything! So grateful you're joining us here. :D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Jinha Lee reacted with 👍 at 2026-03-27 20:44 PM</w:t>
      </w:r>
    </w:p>
  </w:comment>
  <w:comment w:author="Jinha Lee" w:id="39" w:date="2026-03-27T20:49:28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Gotcha, makes sense. And yes, thank you for inviting me to join the paper! I think this would be a great one - def something that librarians and also researchers in this field wanted to know more about!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processing some preliminary data for our other IMLS project (Accessibility of critical games) so I might be able to pull some data from there and incorporate in this paper too (i.e., sample games deemed important for game educators, devs, and info professionals and what the actual accessibility of those games are, etc.).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Baker reacted with 👍 at 2026-03-27 21:04 PM</w:t>
      </w:r>
    </w:p>
  </w:comment>
  <w:comment w:author="Christopher Baker" w:id="35" w:date="2026-02-16T20:24:26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very important in terms of my eventual dream of a digital video game borrowing platform in libraries; it's CRUCIAL to unpack the "entitlements" of account access and intellectual property ownership before we'd even get close to building a functional app.</w:t>
      </w:r>
    </w:p>
  </w:comment>
  <w:comment w:author="Christopher Baker" w:id="6" w:date="2026-02-16T19:50:19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for consideration. Might already just be wrapped up in the list above. No worries either way.</w:t>
      </w:r>
    </w:p>
  </w:comment>
  <w:comment w:author="Travis Willingham-Windleharth" w:id="16" w:date="2026-02-17T17:55:0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is from our games and learning metadata project but something in here might be useful in helping think about game metadata and cataloguing structure.</w:t>
      </w:r>
    </w:p>
  </w:comment>
  <w:comment w:author="David Gagnon" w:id="17" w:date="2026-01-19T23:40:51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many acronyms in this section. Might a diagram help understand how they relate and have overlapping purposes?</w:t>
      </w:r>
    </w:p>
  </w:comment>
  <w:comment w:author="Ben Miller" w:id="18" w:date="2026-02-02T22:00:23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quite a few of these and even I'd think it would be helpful to have some kind of diagram/illustration.</w:t>
      </w:r>
    </w:p>
  </w:comment>
  <w:comment w:author="Christopher Baker" w:id="19" w:date="2026-02-16T20:04:01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a diagram / glossary of terms that can be referenced would be SUPER valuable. Non-librarians (game developers? researchers? legislators?!?!?) may eventually want to utilize this work. To that end, we should use plain language and include explanations of terms wherever possible without diluting the scholarship of it!</w:t>
      </w:r>
    </w:p>
  </w:comment>
  <w:comment w:author="Jinha Lee" w:id="30" w:date="2026-03-26T22:32:36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Somewhere in here, it would be also good to point out that while VGMS is quite comprehensive, the focus was on video games and thus, its applicability to physical games will be limited.</w:t>
      </w:r>
    </w:p>
  </w:comment>
  <w:comment w:author="David Gagnon" w:id="44" w:date="2026-01-19T23:33:38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here about how libraries help people fill out forms and do their taxes. Where did I read that? ALA Tech survey? Convos with Chris?</w:t>
      </w:r>
    </w:p>
  </w:comment>
  <w:comment w:author="Christopher Baker" w:id="45" w:date="2026-02-16T20:31:52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all of the above. Yes -- libraries function as core information literacy / civic engagement "guidance" spaces. Librarians at the reference desk or at the computer stations of any library in the U.S. know that one of the most frequent "reference services" needs that we facilitate for our patrons is helping them better understand how to autonomously apply for benefits, fill out forms, complete their taxes, fax medical paperwork, etc., etc., etc.</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Workforce development and social services assistance are truly bedrocks of modern librarianship.</w:t>
      </w:r>
    </w:p>
  </w:comment>
  <w:comment w:author="Ben Miller" w:id="11" w:date="2026-02-02T21:57:4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something really interesting here related to Summer Library Programs - the concept of getting "points" or rewards for reading books or pages to get prizes. The Ann Arbor library's Summer Library Game would be interesting to look at as a true (maybe?) game.</w:t>
      </w:r>
    </w:p>
  </w:comment>
  <w:comment w:author="Christopher Baker" w:id="12" w:date="2026-02-16T19:58:41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excellent case study about the "gamification" of library resources IN ADDITION to the "games in libraries" conversation. https://www.npr.org/2025/08/04/nx-s1-5477533/public-library-summer-game-ann-arbor-michigan</w:t>
      </w:r>
    </w:p>
  </w:comment>
  <w:comment w:author="Christopher Baker" w:id="46" w:date="2026-02-16T20:34:1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want people reading this paper to understand how CRUCIAL it is for libraries to "expand their cultural mandate" to include multi-format games -- not as "extra" services (if they can be afforded), but rather as CORE services and resources; multi-format games are (by a wide margin) the most popular media experience on the planet for people. The idea of libraries NOT offering these important cultural artifacts and touchstones to patrons (and, worse yet, not understanding WHY they are important and should be offered) is a major canker in our profession. We should be the first stop of innovation for cultural artifact inclusion.</w:t>
      </w:r>
    </w:p>
  </w:comment>
  <w:comment w:author="Christopher Baker" w:id="47" w:date="2026-02-16T20:34:46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ALSO -- the need for our professional library training programs (like MLIS's and MLS's) throughout the nation to include teaching FUTURE librarians about games, how to include games-based services, why games are important, etc., is a massive priority.</w:t>
      </w:r>
    </w:p>
  </w:comment>
  <w:comment w:author="David Gagnon" w:id="48" w:date="2026-02-17T17:31:07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https://www.museumofplay.org/about/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t7rSn6" TargetMode="External"/><Relationship Id="rId190" Type="http://schemas.openxmlformats.org/officeDocument/2006/relationships/hyperlink" Target="https://www.zotero.org/google-docs/?j13XgJ" TargetMode="External"/><Relationship Id="rId42" Type="http://schemas.openxmlformats.org/officeDocument/2006/relationships/hyperlink" Target="https://www.zotero.org/google-docs/?ivHqQR" TargetMode="External"/><Relationship Id="rId41" Type="http://schemas.openxmlformats.org/officeDocument/2006/relationships/hyperlink" Target="https://www.zotero.org/google-docs/?j2rArt" TargetMode="External"/><Relationship Id="rId44" Type="http://schemas.openxmlformats.org/officeDocument/2006/relationships/hyperlink" Target="https://www.zotero.org/google-docs/?AZhEUA" TargetMode="External"/><Relationship Id="rId194" Type="http://schemas.openxmlformats.org/officeDocument/2006/relationships/hyperlink" Target="https://www.zotero.org/google-docs/?j13XgJ" TargetMode="External"/><Relationship Id="rId43" Type="http://schemas.openxmlformats.org/officeDocument/2006/relationships/hyperlink" Target="https://www.zotero.org/google-docs/?2qUK1b" TargetMode="External"/><Relationship Id="rId193" Type="http://schemas.openxmlformats.org/officeDocument/2006/relationships/hyperlink" Target="https://www.zotero.org/google-docs/?j13XgJ" TargetMode="External"/><Relationship Id="rId46" Type="http://schemas.openxmlformats.org/officeDocument/2006/relationships/hyperlink" Target="https://www.zotero.org/google-docs/?broken=oJWRDi" TargetMode="External"/><Relationship Id="rId192" Type="http://schemas.openxmlformats.org/officeDocument/2006/relationships/hyperlink" Target="https://www.zotero.org/google-docs/?j13XgJ" TargetMode="External"/><Relationship Id="rId45" Type="http://schemas.openxmlformats.org/officeDocument/2006/relationships/hyperlink" Target="https://www.zotero.org/google-docs/?broken=jkRGZb" TargetMode="External"/><Relationship Id="rId191" Type="http://schemas.openxmlformats.org/officeDocument/2006/relationships/hyperlink" Target="https://www.zotero.org/google-docs/?j13XgJ" TargetMode="External"/><Relationship Id="rId48" Type="http://schemas.openxmlformats.org/officeDocument/2006/relationships/hyperlink" Target="https://www.zotero.org/google-docs/?broken=97sI6S" TargetMode="External"/><Relationship Id="rId187" Type="http://schemas.openxmlformats.org/officeDocument/2006/relationships/hyperlink" Target="https://www.zotero.org/google-docs/?j13XgJ" TargetMode="External"/><Relationship Id="rId47" Type="http://schemas.openxmlformats.org/officeDocument/2006/relationships/hyperlink" Target="https://www.zotero.org/google-docs/?broken=hetoHz" TargetMode="External"/><Relationship Id="rId186" Type="http://schemas.openxmlformats.org/officeDocument/2006/relationships/hyperlink" Target="https://www.zotero.org/google-docs/?j13XgJ" TargetMode="External"/><Relationship Id="rId185" Type="http://schemas.openxmlformats.org/officeDocument/2006/relationships/hyperlink" Target="https://www.zotero.org/google-docs/?j13XgJ" TargetMode="External"/><Relationship Id="rId49" Type="http://schemas.openxmlformats.org/officeDocument/2006/relationships/hyperlink" Target="https://www.zotero.org/google-docs/?broken=dTTGQa" TargetMode="External"/><Relationship Id="rId184" Type="http://schemas.openxmlformats.org/officeDocument/2006/relationships/hyperlink" Target="https://www.zotero.org/google-docs/?j13XgJ" TargetMode="External"/><Relationship Id="rId189" Type="http://schemas.openxmlformats.org/officeDocument/2006/relationships/hyperlink" Target="https://www.zotero.org/google-docs/?j13XgJ" TargetMode="External"/><Relationship Id="rId188" Type="http://schemas.openxmlformats.org/officeDocument/2006/relationships/hyperlink" Target="https://www.zotero.org/google-docs/?j13XgJ" TargetMode="External"/><Relationship Id="rId31" Type="http://schemas.openxmlformats.org/officeDocument/2006/relationships/hyperlink" Target="https://www.zotero.org/google-docs/?Jobfzq" TargetMode="External"/><Relationship Id="rId30" Type="http://schemas.openxmlformats.org/officeDocument/2006/relationships/hyperlink" Target="https://www.zotero.org/google-docs/?OW1GVr" TargetMode="External"/><Relationship Id="rId33" Type="http://schemas.openxmlformats.org/officeDocument/2006/relationships/hyperlink" Target="https://www.zotero.org/google-docs/?deMRIJ" TargetMode="External"/><Relationship Id="rId183" Type="http://schemas.openxmlformats.org/officeDocument/2006/relationships/hyperlink" Target="https://www.zotero.org/google-docs/?j13XgJ" TargetMode="External"/><Relationship Id="rId32" Type="http://schemas.openxmlformats.org/officeDocument/2006/relationships/hyperlink" Target="https://www.zotero.org/google-docs/?kABdv2" TargetMode="External"/><Relationship Id="rId182" Type="http://schemas.openxmlformats.org/officeDocument/2006/relationships/hyperlink" Target="https://www.zotero.org/google-docs/?j13XgJ" TargetMode="External"/><Relationship Id="rId35" Type="http://schemas.openxmlformats.org/officeDocument/2006/relationships/hyperlink" Target="https://www.zotero.org/google-docs/?WwWpMa" TargetMode="External"/><Relationship Id="rId181" Type="http://schemas.openxmlformats.org/officeDocument/2006/relationships/hyperlink" Target="https://www.zotero.org/google-docs/?j13XgJ" TargetMode="External"/><Relationship Id="rId34" Type="http://schemas.openxmlformats.org/officeDocument/2006/relationships/hyperlink" Target="https://www.zotero.org/google-docs/?8Ry3nm" TargetMode="External"/><Relationship Id="rId180" Type="http://schemas.openxmlformats.org/officeDocument/2006/relationships/hyperlink" Target="https://www.zotero.org/google-docs/?j13XgJ" TargetMode="External"/><Relationship Id="rId37" Type="http://schemas.openxmlformats.org/officeDocument/2006/relationships/hyperlink" Target="https://www.zotero.org/google-docs/?FMWLF5" TargetMode="External"/><Relationship Id="rId176" Type="http://schemas.openxmlformats.org/officeDocument/2006/relationships/hyperlink" Target="https://www.zotero.org/google-docs/?j13XgJ" TargetMode="External"/><Relationship Id="rId297" Type="http://schemas.openxmlformats.org/officeDocument/2006/relationships/hyperlink" Target="https://www.zotero.org/google-docs/?j13XgJ" TargetMode="External"/><Relationship Id="rId36" Type="http://schemas.openxmlformats.org/officeDocument/2006/relationships/hyperlink" Target="https://www.zotero.org/google-docs/?ueUH7c" TargetMode="External"/><Relationship Id="rId175" Type="http://schemas.openxmlformats.org/officeDocument/2006/relationships/hyperlink" Target="https://www.zotero.org/google-docs/?j13XgJ" TargetMode="External"/><Relationship Id="rId296" Type="http://schemas.openxmlformats.org/officeDocument/2006/relationships/hyperlink" Target="https://www.zotero.org/google-docs/?j13XgJ" TargetMode="External"/><Relationship Id="rId39" Type="http://schemas.openxmlformats.org/officeDocument/2006/relationships/hyperlink" Target="https://www.zotero.org/google-docs/?Q9aPvu" TargetMode="External"/><Relationship Id="rId174" Type="http://schemas.openxmlformats.org/officeDocument/2006/relationships/hyperlink" Target="https://www.zotero.org/google-docs/?j13XgJ" TargetMode="External"/><Relationship Id="rId295" Type="http://schemas.openxmlformats.org/officeDocument/2006/relationships/hyperlink" Target="https://www.zotero.org/google-docs/?j13XgJ" TargetMode="External"/><Relationship Id="rId38" Type="http://schemas.openxmlformats.org/officeDocument/2006/relationships/hyperlink" Target="https://www.zotero.org/google-docs/?JTx1CB" TargetMode="External"/><Relationship Id="rId173" Type="http://schemas.openxmlformats.org/officeDocument/2006/relationships/hyperlink" Target="https://www.zotero.org/google-docs/?j13XgJ" TargetMode="External"/><Relationship Id="rId294" Type="http://schemas.openxmlformats.org/officeDocument/2006/relationships/hyperlink" Target="https://www.zotero.org/google-docs/?j13XgJ" TargetMode="External"/><Relationship Id="rId179" Type="http://schemas.openxmlformats.org/officeDocument/2006/relationships/hyperlink" Target="https://www.zotero.org/google-docs/?j13XgJ" TargetMode="External"/><Relationship Id="rId178" Type="http://schemas.openxmlformats.org/officeDocument/2006/relationships/hyperlink" Target="https://www.zotero.org/google-docs/?j13XgJ" TargetMode="External"/><Relationship Id="rId299" Type="http://schemas.openxmlformats.org/officeDocument/2006/relationships/hyperlink" Target="https://www.zotero.org/google-docs/?j13XgJ" TargetMode="External"/><Relationship Id="rId177" Type="http://schemas.openxmlformats.org/officeDocument/2006/relationships/hyperlink" Target="https://www.zotero.org/google-docs/?j13XgJ" TargetMode="External"/><Relationship Id="rId298" Type="http://schemas.openxmlformats.org/officeDocument/2006/relationships/hyperlink" Target="https://www.zotero.org/google-docs/?j13XgJ" TargetMode="External"/><Relationship Id="rId20" Type="http://schemas.openxmlformats.org/officeDocument/2006/relationships/hyperlink" Target="https://www.zotero.org/google-docs/?4EHK2O" TargetMode="External"/><Relationship Id="rId22" Type="http://schemas.openxmlformats.org/officeDocument/2006/relationships/hyperlink" Target="https://www.zotero.org/google-docs/?BGhCEv" TargetMode="External"/><Relationship Id="rId21" Type="http://schemas.openxmlformats.org/officeDocument/2006/relationships/hyperlink" Target="https://www.zotero.org/google-docs/?hEbRXW" TargetMode="External"/><Relationship Id="rId24" Type="http://schemas.openxmlformats.org/officeDocument/2006/relationships/hyperlink" Target="https://www.zotero.org/google-docs/?tn3x0P" TargetMode="External"/><Relationship Id="rId23" Type="http://schemas.openxmlformats.org/officeDocument/2006/relationships/hyperlink" Target="https://www.zotero.org/google-docs/?y5nFuB" TargetMode="External"/><Relationship Id="rId26" Type="http://schemas.openxmlformats.org/officeDocument/2006/relationships/hyperlink" Target="https://www.zotero.org/google-docs/?tPMw9B" TargetMode="External"/><Relationship Id="rId25" Type="http://schemas.openxmlformats.org/officeDocument/2006/relationships/hyperlink" Target="https://www.zotero.org/google-docs/?HjJSiJ" TargetMode="External"/><Relationship Id="rId28" Type="http://schemas.openxmlformats.org/officeDocument/2006/relationships/hyperlink" Target="https://www.zotero.org/google-docs/?UrEt9L" TargetMode="External"/><Relationship Id="rId27" Type="http://schemas.openxmlformats.org/officeDocument/2006/relationships/hyperlink" Target="https://www.zotero.org/google-docs/?VN1X0l" TargetMode="External"/><Relationship Id="rId29" Type="http://schemas.openxmlformats.org/officeDocument/2006/relationships/hyperlink" Target="https://www.zotero.org/google-docs/?9WIl5B" TargetMode="External"/><Relationship Id="rId11" Type="http://schemas.openxmlformats.org/officeDocument/2006/relationships/hyperlink" Target="https://www.zotero.org/google-docs/?SGLXcr" TargetMode="External"/><Relationship Id="rId10" Type="http://schemas.openxmlformats.org/officeDocument/2006/relationships/hyperlink" Target="https://www.zotero.org/google-docs/?9zAdzt" TargetMode="External"/><Relationship Id="rId13" Type="http://schemas.openxmlformats.org/officeDocument/2006/relationships/hyperlink" Target="https://www.zotero.org/google-docs/?9TLSr5" TargetMode="External"/><Relationship Id="rId12" Type="http://schemas.openxmlformats.org/officeDocument/2006/relationships/hyperlink" Target="https://www.zotero.org/google-docs/?o1VOud" TargetMode="External"/><Relationship Id="rId15" Type="http://schemas.openxmlformats.org/officeDocument/2006/relationships/hyperlink" Target="https://www.zotero.org/google-docs/?3sK664" TargetMode="External"/><Relationship Id="rId198" Type="http://schemas.openxmlformats.org/officeDocument/2006/relationships/hyperlink" Target="https://www.zotero.org/google-docs/?j13XgJ" TargetMode="External"/><Relationship Id="rId14" Type="http://schemas.openxmlformats.org/officeDocument/2006/relationships/hyperlink" Target="https://www.zotero.org/google-docs/?iUqAFM" TargetMode="External"/><Relationship Id="rId197" Type="http://schemas.openxmlformats.org/officeDocument/2006/relationships/hyperlink" Target="https://www.zotero.org/google-docs/?j13XgJ" TargetMode="External"/><Relationship Id="rId17" Type="http://schemas.openxmlformats.org/officeDocument/2006/relationships/hyperlink" Target="https://www.zotero.org/google-docs/?AXf8xL" TargetMode="External"/><Relationship Id="rId196" Type="http://schemas.openxmlformats.org/officeDocument/2006/relationships/hyperlink" Target="https://www.zotero.org/google-docs/?j13XgJ" TargetMode="External"/><Relationship Id="rId16" Type="http://schemas.openxmlformats.org/officeDocument/2006/relationships/hyperlink" Target="https://www.zotero.org/google-docs/?0rpklE" TargetMode="External"/><Relationship Id="rId195" Type="http://schemas.openxmlformats.org/officeDocument/2006/relationships/hyperlink" Target="https://www.zotero.org/google-docs/?j13XgJ" TargetMode="External"/><Relationship Id="rId19" Type="http://schemas.openxmlformats.org/officeDocument/2006/relationships/hyperlink" Target="https://www.zotero.org/google-docs/?mlGNnt" TargetMode="External"/><Relationship Id="rId18" Type="http://schemas.openxmlformats.org/officeDocument/2006/relationships/hyperlink" Target="https://www.zotero.org/google-docs/?vhxH6D" TargetMode="External"/><Relationship Id="rId199" Type="http://schemas.openxmlformats.org/officeDocument/2006/relationships/hyperlink" Target="https://www.zotero.org/google-docs/?j13XgJ" TargetMode="External"/><Relationship Id="rId84" Type="http://schemas.openxmlformats.org/officeDocument/2006/relationships/hyperlink" Target="https://www.zotero.org/google-docs/?j13XgJ" TargetMode="External"/><Relationship Id="rId83" Type="http://schemas.openxmlformats.org/officeDocument/2006/relationships/hyperlink" Target="https://www.zotero.org/google-docs/?j13XgJ" TargetMode="External"/><Relationship Id="rId86" Type="http://schemas.openxmlformats.org/officeDocument/2006/relationships/hyperlink" Target="https://www.zotero.org/google-docs/?j13XgJ" TargetMode="External"/><Relationship Id="rId85" Type="http://schemas.openxmlformats.org/officeDocument/2006/relationships/hyperlink" Target="https://www.zotero.org/google-docs/?j13XgJ" TargetMode="External"/><Relationship Id="rId88" Type="http://schemas.openxmlformats.org/officeDocument/2006/relationships/hyperlink" Target="https://www.zotero.org/google-docs/?j13XgJ" TargetMode="External"/><Relationship Id="rId150" Type="http://schemas.openxmlformats.org/officeDocument/2006/relationships/hyperlink" Target="https://www.zotero.org/google-docs/?j13XgJ" TargetMode="External"/><Relationship Id="rId271" Type="http://schemas.openxmlformats.org/officeDocument/2006/relationships/hyperlink" Target="https://www.zotero.org/google-docs/?j13XgJ" TargetMode="External"/><Relationship Id="rId87" Type="http://schemas.openxmlformats.org/officeDocument/2006/relationships/hyperlink" Target="https://www.zotero.org/google-docs/?j13XgJ" TargetMode="External"/><Relationship Id="rId270" Type="http://schemas.openxmlformats.org/officeDocument/2006/relationships/hyperlink" Target="https://www.zotero.org/google-docs/?j13XgJ" TargetMode="External"/><Relationship Id="rId89" Type="http://schemas.openxmlformats.org/officeDocument/2006/relationships/hyperlink" Target="https://www.zotero.org/google-docs/?j13XgJ" TargetMode="External"/><Relationship Id="rId80" Type="http://schemas.openxmlformats.org/officeDocument/2006/relationships/hyperlink" Target="https://www.zotero.org/google-docs/?j13XgJ" TargetMode="External"/><Relationship Id="rId82" Type="http://schemas.openxmlformats.org/officeDocument/2006/relationships/hyperlink" Target="https://www.zotero.org/google-docs/?j13XgJ" TargetMode="External"/><Relationship Id="rId81" Type="http://schemas.openxmlformats.org/officeDocument/2006/relationships/hyperlink" Target="https://www.zotero.org/google-docs/?j13Xg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j13XgJ" TargetMode="External"/><Relationship Id="rId4" Type="http://schemas.openxmlformats.org/officeDocument/2006/relationships/fontTable" Target="fontTable.xml"/><Relationship Id="rId148" Type="http://schemas.openxmlformats.org/officeDocument/2006/relationships/hyperlink" Target="https://www.zotero.org/google-docs/?j13XgJ" TargetMode="External"/><Relationship Id="rId269" Type="http://schemas.openxmlformats.org/officeDocument/2006/relationships/hyperlink" Target="https://www.zotero.org/google-docs/?j13XgJ" TargetMode="External"/><Relationship Id="rId9" Type="http://schemas.openxmlformats.org/officeDocument/2006/relationships/hyperlink" Target="https://www.zotero.org/google-docs/?8smmh5" TargetMode="External"/><Relationship Id="rId143" Type="http://schemas.openxmlformats.org/officeDocument/2006/relationships/hyperlink" Target="https://www.zotero.org/google-docs/?j13XgJ" TargetMode="External"/><Relationship Id="rId264" Type="http://schemas.openxmlformats.org/officeDocument/2006/relationships/hyperlink" Target="https://www.zotero.org/google-docs/?j13XgJ" TargetMode="External"/><Relationship Id="rId142" Type="http://schemas.openxmlformats.org/officeDocument/2006/relationships/hyperlink" Target="https://www.zotero.org/google-docs/?j13XgJ" TargetMode="External"/><Relationship Id="rId263" Type="http://schemas.openxmlformats.org/officeDocument/2006/relationships/hyperlink" Target="https://www.zotero.org/google-docs/?j13XgJ" TargetMode="External"/><Relationship Id="rId141" Type="http://schemas.openxmlformats.org/officeDocument/2006/relationships/hyperlink" Target="https://www.zotero.org/google-docs/?j13XgJ" TargetMode="External"/><Relationship Id="rId262" Type="http://schemas.openxmlformats.org/officeDocument/2006/relationships/hyperlink" Target="https://www.zotero.org/google-docs/?j13XgJ" TargetMode="External"/><Relationship Id="rId140" Type="http://schemas.openxmlformats.org/officeDocument/2006/relationships/hyperlink" Target="https://www.zotero.org/google-docs/?j13XgJ" TargetMode="External"/><Relationship Id="rId261" Type="http://schemas.openxmlformats.org/officeDocument/2006/relationships/hyperlink" Target="https://www.zotero.org/google-docs/?j13XgJ" TargetMode="External"/><Relationship Id="rId5" Type="http://schemas.openxmlformats.org/officeDocument/2006/relationships/numbering" Target="numbering.xml"/><Relationship Id="rId147" Type="http://schemas.openxmlformats.org/officeDocument/2006/relationships/hyperlink" Target="https://www.zotero.org/google-docs/?j13XgJ" TargetMode="External"/><Relationship Id="rId268" Type="http://schemas.openxmlformats.org/officeDocument/2006/relationships/hyperlink" Target="https://www.zotero.org/google-docs/?j13XgJ" TargetMode="External"/><Relationship Id="rId6" Type="http://schemas.openxmlformats.org/officeDocument/2006/relationships/styles" Target="styles.xml"/><Relationship Id="rId146" Type="http://schemas.openxmlformats.org/officeDocument/2006/relationships/hyperlink" Target="https://www.zotero.org/google-docs/?j13XgJ" TargetMode="External"/><Relationship Id="rId267" Type="http://schemas.openxmlformats.org/officeDocument/2006/relationships/hyperlink" Target="https://www.zotero.org/google-docs/?j13XgJ" TargetMode="External"/><Relationship Id="rId7" Type="http://schemas.openxmlformats.org/officeDocument/2006/relationships/hyperlink" Target="https://www.zotero.org/google-docs/?JZ8xxf" TargetMode="External"/><Relationship Id="rId145" Type="http://schemas.openxmlformats.org/officeDocument/2006/relationships/hyperlink" Target="https://www.zotero.org/google-docs/?j13XgJ" TargetMode="External"/><Relationship Id="rId266" Type="http://schemas.openxmlformats.org/officeDocument/2006/relationships/hyperlink" Target="https://www.zotero.org/google-docs/?j13XgJ" TargetMode="External"/><Relationship Id="rId8" Type="http://schemas.openxmlformats.org/officeDocument/2006/relationships/hyperlink" Target="https://www.lib.umich.edu/collections/collecting-areas/specific-formats/computer-and-video-games" TargetMode="External"/><Relationship Id="rId144" Type="http://schemas.openxmlformats.org/officeDocument/2006/relationships/hyperlink" Target="https://www.zotero.org/google-docs/?j13XgJ" TargetMode="External"/><Relationship Id="rId265" Type="http://schemas.openxmlformats.org/officeDocument/2006/relationships/hyperlink" Target="https://www.zotero.org/google-docs/?j13XgJ" TargetMode="External"/><Relationship Id="rId73" Type="http://schemas.openxmlformats.org/officeDocument/2006/relationships/hyperlink" Target="https://www.zotero.org/google-docs/?j13XgJ" TargetMode="External"/><Relationship Id="rId72" Type="http://schemas.openxmlformats.org/officeDocument/2006/relationships/hyperlink" Target="https://www.zotero.org/google-docs/?ICCFyV" TargetMode="External"/><Relationship Id="rId75" Type="http://schemas.openxmlformats.org/officeDocument/2006/relationships/hyperlink" Target="https://www.zotero.org/google-docs/?j13XgJ" TargetMode="External"/><Relationship Id="rId74" Type="http://schemas.openxmlformats.org/officeDocument/2006/relationships/hyperlink" Target="https://www.zotero.org/google-docs/?j13XgJ" TargetMode="External"/><Relationship Id="rId77" Type="http://schemas.openxmlformats.org/officeDocument/2006/relationships/hyperlink" Target="https://www.zotero.org/google-docs/?j13XgJ" TargetMode="External"/><Relationship Id="rId260" Type="http://schemas.openxmlformats.org/officeDocument/2006/relationships/hyperlink" Target="https://www.zotero.org/google-docs/?j13XgJ" TargetMode="External"/><Relationship Id="rId76" Type="http://schemas.openxmlformats.org/officeDocument/2006/relationships/hyperlink" Target="https://www.zotero.org/google-docs/?j13XgJ" TargetMode="External"/><Relationship Id="rId79" Type="http://schemas.openxmlformats.org/officeDocument/2006/relationships/hyperlink" Target="https://www.zotero.org/google-docs/?j13XgJ" TargetMode="External"/><Relationship Id="rId78" Type="http://schemas.openxmlformats.org/officeDocument/2006/relationships/hyperlink" Target="https://www.zotero.org/google-docs/?j13XgJ" TargetMode="External"/><Relationship Id="rId71" Type="http://schemas.openxmlformats.org/officeDocument/2006/relationships/hyperlink" Target="https://www.zotero.org/google-docs/?TCkZH3" TargetMode="External"/><Relationship Id="rId70" Type="http://schemas.openxmlformats.org/officeDocument/2006/relationships/hyperlink" Target="https://www.zotero.org/google-docs/?W5ZxD5" TargetMode="External"/><Relationship Id="rId139" Type="http://schemas.openxmlformats.org/officeDocument/2006/relationships/hyperlink" Target="https://www.zotero.org/google-docs/?j13XgJ" TargetMode="External"/><Relationship Id="rId138" Type="http://schemas.openxmlformats.org/officeDocument/2006/relationships/hyperlink" Target="https://www.zotero.org/google-docs/?j13XgJ" TargetMode="External"/><Relationship Id="rId259" Type="http://schemas.openxmlformats.org/officeDocument/2006/relationships/hyperlink" Target="https://www.zotero.org/google-docs/?j13XgJ" TargetMode="External"/><Relationship Id="rId137" Type="http://schemas.openxmlformats.org/officeDocument/2006/relationships/hyperlink" Target="https://www.zotero.org/google-docs/?j13XgJ" TargetMode="External"/><Relationship Id="rId258" Type="http://schemas.openxmlformats.org/officeDocument/2006/relationships/hyperlink" Target="https://www.zotero.org/google-docs/?j13XgJ" TargetMode="External"/><Relationship Id="rId132" Type="http://schemas.openxmlformats.org/officeDocument/2006/relationships/hyperlink" Target="https://www.zotero.org/google-docs/?j13XgJ" TargetMode="External"/><Relationship Id="rId253" Type="http://schemas.openxmlformats.org/officeDocument/2006/relationships/hyperlink" Target="https://www.zotero.org/google-docs/?j13XgJ" TargetMode="External"/><Relationship Id="rId131" Type="http://schemas.openxmlformats.org/officeDocument/2006/relationships/hyperlink" Target="https://www.zotero.org/google-docs/?j13XgJ" TargetMode="External"/><Relationship Id="rId252" Type="http://schemas.openxmlformats.org/officeDocument/2006/relationships/hyperlink" Target="https://www.zotero.org/google-docs/?j13XgJ" TargetMode="External"/><Relationship Id="rId130" Type="http://schemas.openxmlformats.org/officeDocument/2006/relationships/hyperlink" Target="https://www.zotero.org/google-docs/?j13XgJ" TargetMode="External"/><Relationship Id="rId251" Type="http://schemas.openxmlformats.org/officeDocument/2006/relationships/hyperlink" Target="https://www.zotero.org/google-docs/?j13XgJ" TargetMode="External"/><Relationship Id="rId250" Type="http://schemas.openxmlformats.org/officeDocument/2006/relationships/hyperlink" Target="https://www.zotero.org/google-docs/?j13XgJ" TargetMode="External"/><Relationship Id="rId136" Type="http://schemas.openxmlformats.org/officeDocument/2006/relationships/hyperlink" Target="https://www.zotero.org/google-docs/?j13XgJ" TargetMode="External"/><Relationship Id="rId257" Type="http://schemas.openxmlformats.org/officeDocument/2006/relationships/hyperlink" Target="https://www.zotero.org/google-docs/?j13XgJ" TargetMode="External"/><Relationship Id="rId135" Type="http://schemas.openxmlformats.org/officeDocument/2006/relationships/hyperlink" Target="https://www.zotero.org/google-docs/?j13XgJ" TargetMode="External"/><Relationship Id="rId256" Type="http://schemas.openxmlformats.org/officeDocument/2006/relationships/hyperlink" Target="https://www.zotero.org/google-docs/?j13XgJ" TargetMode="External"/><Relationship Id="rId134" Type="http://schemas.openxmlformats.org/officeDocument/2006/relationships/hyperlink" Target="https://www.zotero.org/google-docs/?j13XgJ" TargetMode="External"/><Relationship Id="rId255" Type="http://schemas.openxmlformats.org/officeDocument/2006/relationships/hyperlink" Target="https://www.zotero.org/google-docs/?j13XgJ" TargetMode="External"/><Relationship Id="rId133" Type="http://schemas.openxmlformats.org/officeDocument/2006/relationships/hyperlink" Target="https://www.zotero.org/google-docs/?j13XgJ" TargetMode="External"/><Relationship Id="rId254" Type="http://schemas.openxmlformats.org/officeDocument/2006/relationships/hyperlink" Target="https://www.zotero.org/google-docs/?j13XgJ" TargetMode="External"/><Relationship Id="rId62" Type="http://schemas.openxmlformats.org/officeDocument/2006/relationships/hyperlink" Target="https://www.zotero.org/google-docs/?yC9bFO" TargetMode="External"/><Relationship Id="rId61" Type="http://schemas.openxmlformats.org/officeDocument/2006/relationships/hyperlink" Target="https://www.zotero.org/google-docs/?goMlav" TargetMode="External"/><Relationship Id="rId64" Type="http://schemas.openxmlformats.org/officeDocument/2006/relationships/hyperlink" Target="https://www.zotero.org/google-docs/?jtzaZY" TargetMode="External"/><Relationship Id="rId63" Type="http://schemas.openxmlformats.org/officeDocument/2006/relationships/hyperlink" Target="https://www.zotero.org/google-docs/?pnchLD" TargetMode="External"/><Relationship Id="rId66" Type="http://schemas.openxmlformats.org/officeDocument/2006/relationships/hyperlink" Target="https://www.zotero.org/google-docs/?7fvNdQ" TargetMode="External"/><Relationship Id="rId172" Type="http://schemas.openxmlformats.org/officeDocument/2006/relationships/hyperlink" Target="https://www.zotero.org/google-docs/?j13XgJ" TargetMode="External"/><Relationship Id="rId293" Type="http://schemas.openxmlformats.org/officeDocument/2006/relationships/hyperlink" Target="https://www.zotero.org/google-docs/?j13XgJ" TargetMode="External"/><Relationship Id="rId65" Type="http://schemas.openxmlformats.org/officeDocument/2006/relationships/hyperlink" Target="https://www.zotero.org/google-docs/?mrqi2z" TargetMode="External"/><Relationship Id="rId171" Type="http://schemas.openxmlformats.org/officeDocument/2006/relationships/hyperlink" Target="https://www.zotero.org/google-docs/?j13XgJ" TargetMode="External"/><Relationship Id="rId292" Type="http://schemas.openxmlformats.org/officeDocument/2006/relationships/hyperlink" Target="https://www.zotero.org/google-docs/?j13XgJ" TargetMode="External"/><Relationship Id="rId68" Type="http://schemas.openxmlformats.org/officeDocument/2006/relationships/hyperlink" Target="https://www.zotero.org/google-docs/?HmtJRw" TargetMode="External"/><Relationship Id="rId170" Type="http://schemas.openxmlformats.org/officeDocument/2006/relationships/hyperlink" Target="https://www.zotero.org/google-docs/?j13XgJ" TargetMode="External"/><Relationship Id="rId291" Type="http://schemas.openxmlformats.org/officeDocument/2006/relationships/hyperlink" Target="https://www.zotero.org/google-docs/?j13XgJ" TargetMode="External"/><Relationship Id="rId67" Type="http://schemas.openxmlformats.org/officeDocument/2006/relationships/hyperlink" Target="https://www.zotero.org/google-docs/?LhDsDI" TargetMode="External"/><Relationship Id="rId290" Type="http://schemas.openxmlformats.org/officeDocument/2006/relationships/hyperlink" Target="https://www.zotero.org/google-docs/?j13XgJ" TargetMode="External"/><Relationship Id="rId60" Type="http://schemas.openxmlformats.org/officeDocument/2006/relationships/hyperlink" Target="https://www.zotero.org/google-docs/?MFHxhj" TargetMode="External"/><Relationship Id="rId165" Type="http://schemas.openxmlformats.org/officeDocument/2006/relationships/hyperlink" Target="https://www.zotero.org/google-docs/?j13XgJ" TargetMode="External"/><Relationship Id="rId286" Type="http://schemas.openxmlformats.org/officeDocument/2006/relationships/hyperlink" Target="https://www.zotero.org/google-docs/?j13XgJ" TargetMode="External"/><Relationship Id="rId69" Type="http://schemas.openxmlformats.org/officeDocument/2006/relationships/hyperlink" Target="https://en.wikipedia.org/wiki/Changes_in_Star_Wars_re-releases" TargetMode="External"/><Relationship Id="rId164" Type="http://schemas.openxmlformats.org/officeDocument/2006/relationships/hyperlink" Target="https://www.zotero.org/google-docs/?j13XgJ" TargetMode="External"/><Relationship Id="rId285" Type="http://schemas.openxmlformats.org/officeDocument/2006/relationships/hyperlink" Target="https://www.zotero.org/google-docs/?j13XgJ" TargetMode="External"/><Relationship Id="rId163" Type="http://schemas.openxmlformats.org/officeDocument/2006/relationships/hyperlink" Target="https://www.zotero.org/google-docs/?j13XgJ" TargetMode="External"/><Relationship Id="rId284" Type="http://schemas.openxmlformats.org/officeDocument/2006/relationships/hyperlink" Target="https://www.zotero.org/google-docs/?j13XgJ" TargetMode="External"/><Relationship Id="rId162" Type="http://schemas.openxmlformats.org/officeDocument/2006/relationships/hyperlink" Target="https://www.zotero.org/google-docs/?j13XgJ" TargetMode="External"/><Relationship Id="rId283" Type="http://schemas.openxmlformats.org/officeDocument/2006/relationships/hyperlink" Target="https://www.zotero.org/google-docs/?j13XgJ" TargetMode="External"/><Relationship Id="rId169" Type="http://schemas.openxmlformats.org/officeDocument/2006/relationships/hyperlink" Target="https://www.zotero.org/google-docs/?j13XgJ" TargetMode="External"/><Relationship Id="rId168" Type="http://schemas.openxmlformats.org/officeDocument/2006/relationships/hyperlink" Target="https://www.zotero.org/google-docs/?j13XgJ" TargetMode="External"/><Relationship Id="rId289" Type="http://schemas.openxmlformats.org/officeDocument/2006/relationships/hyperlink" Target="https://www.zotero.org/google-docs/?j13XgJ" TargetMode="External"/><Relationship Id="rId167" Type="http://schemas.openxmlformats.org/officeDocument/2006/relationships/hyperlink" Target="https://www.zotero.org/google-docs/?j13XgJ" TargetMode="External"/><Relationship Id="rId288" Type="http://schemas.openxmlformats.org/officeDocument/2006/relationships/hyperlink" Target="https://www.zotero.org/google-docs/?j13XgJ" TargetMode="External"/><Relationship Id="rId166" Type="http://schemas.openxmlformats.org/officeDocument/2006/relationships/hyperlink" Target="https://www.zotero.org/google-docs/?j13XgJ" TargetMode="External"/><Relationship Id="rId287" Type="http://schemas.openxmlformats.org/officeDocument/2006/relationships/hyperlink" Target="https://www.zotero.org/google-docs/?j13XgJ" TargetMode="External"/><Relationship Id="rId51" Type="http://schemas.openxmlformats.org/officeDocument/2006/relationships/hyperlink" Target="https://www.zotero.org/google-docs/?CtH39P" TargetMode="External"/><Relationship Id="rId50" Type="http://schemas.openxmlformats.org/officeDocument/2006/relationships/hyperlink" Target="https://www.zotero.org/google-docs/?jCnEVd" TargetMode="External"/><Relationship Id="rId53" Type="http://schemas.openxmlformats.org/officeDocument/2006/relationships/hyperlink" Target="https://www.zotero.org/google-docs/?pSK8C5" TargetMode="External"/><Relationship Id="rId52" Type="http://schemas.openxmlformats.org/officeDocument/2006/relationships/hyperlink" Target="https://www.zotero.org/google-docs/?XvPOlp" TargetMode="External"/><Relationship Id="rId55" Type="http://schemas.openxmlformats.org/officeDocument/2006/relationships/hyperlink" Target="https://www.zotero.org/google-docs/?3i8lDB" TargetMode="External"/><Relationship Id="rId161" Type="http://schemas.openxmlformats.org/officeDocument/2006/relationships/hyperlink" Target="https://www.zotero.org/google-docs/?j13XgJ" TargetMode="External"/><Relationship Id="rId282" Type="http://schemas.openxmlformats.org/officeDocument/2006/relationships/hyperlink" Target="https://www.zotero.org/google-docs/?j13XgJ" TargetMode="External"/><Relationship Id="rId54" Type="http://schemas.openxmlformats.org/officeDocument/2006/relationships/hyperlink" Target="https://www.zotero.org/google-docs/?QTujue" TargetMode="External"/><Relationship Id="rId160" Type="http://schemas.openxmlformats.org/officeDocument/2006/relationships/hyperlink" Target="https://www.zotero.org/google-docs/?j13XgJ" TargetMode="External"/><Relationship Id="rId281" Type="http://schemas.openxmlformats.org/officeDocument/2006/relationships/hyperlink" Target="https://www.zotero.org/google-docs/?j13XgJ" TargetMode="External"/><Relationship Id="rId57" Type="http://schemas.openxmlformats.org/officeDocument/2006/relationships/hyperlink" Target="https://www.zotero.org/google-docs/?wdsbDk" TargetMode="External"/><Relationship Id="rId280" Type="http://schemas.openxmlformats.org/officeDocument/2006/relationships/hyperlink" Target="https://www.zotero.org/google-docs/?j13XgJ" TargetMode="External"/><Relationship Id="rId56" Type="http://schemas.openxmlformats.org/officeDocument/2006/relationships/hyperlink" Target="https://www.zotero.org/google-docs/?1XLbmv" TargetMode="External"/><Relationship Id="rId159" Type="http://schemas.openxmlformats.org/officeDocument/2006/relationships/hyperlink" Target="https://www.zotero.org/google-docs/?j13XgJ" TargetMode="External"/><Relationship Id="rId59" Type="http://schemas.openxmlformats.org/officeDocument/2006/relationships/hyperlink" Target="https://www.zotero.org/google-docs/?BKCZC6" TargetMode="External"/><Relationship Id="rId154" Type="http://schemas.openxmlformats.org/officeDocument/2006/relationships/hyperlink" Target="https://www.zotero.org/google-docs/?j13XgJ" TargetMode="External"/><Relationship Id="rId275" Type="http://schemas.openxmlformats.org/officeDocument/2006/relationships/hyperlink" Target="https://www.zotero.org/google-docs/?j13XgJ" TargetMode="External"/><Relationship Id="rId58" Type="http://schemas.openxmlformats.org/officeDocument/2006/relationships/hyperlink" Target="https://www.zotero.org/google-docs/?6WKuPd" TargetMode="External"/><Relationship Id="rId153" Type="http://schemas.openxmlformats.org/officeDocument/2006/relationships/hyperlink" Target="https://www.zotero.org/google-docs/?j13XgJ" TargetMode="External"/><Relationship Id="rId274" Type="http://schemas.openxmlformats.org/officeDocument/2006/relationships/hyperlink" Target="https://www.zotero.org/google-docs/?j13XgJ" TargetMode="External"/><Relationship Id="rId152" Type="http://schemas.openxmlformats.org/officeDocument/2006/relationships/hyperlink" Target="https://www.zotero.org/google-docs/?j13XgJ" TargetMode="External"/><Relationship Id="rId273" Type="http://schemas.openxmlformats.org/officeDocument/2006/relationships/hyperlink" Target="https://www.zotero.org/google-docs/?j13XgJ" TargetMode="External"/><Relationship Id="rId151" Type="http://schemas.openxmlformats.org/officeDocument/2006/relationships/hyperlink" Target="https://www.zotero.org/google-docs/?j13XgJ" TargetMode="External"/><Relationship Id="rId272" Type="http://schemas.openxmlformats.org/officeDocument/2006/relationships/hyperlink" Target="https://www.zotero.org/google-docs/?j13XgJ" TargetMode="External"/><Relationship Id="rId158" Type="http://schemas.openxmlformats.org/officeDocument/2006/relationships/hyperlink" Target="https://www.zotero.org/google-docs/?j13XgJ" TargetMode="External"/><Relationship Id="rId279" Type="http://schemas.openxmlformats.org/officeDocument/2006/relationships/hyperlink" Target="https://www.zotero.org/google-docs/?j13XgJ" TargetMode="External"/><Relationship Id="rId157" Type="http://schemas.openxmlformats.org/officeDocument/2006/relationships/hyperlink" Target="https://www.zotero.org/google-docs/?j13XgJ" TargetMode="External"/><Relationship Id="rId278" Type="http://schemas.openxmlformats.org/officeDocument/2006/relationships/hyperlink" Target="https://www.zotero.org/google-docs/?j13XgJ" TargetMode="External"/><Relationship Id="rId156" Type="http://schemas.openxmlformats.org/officeDocument/2006/relationships/hyperlink" Target="https://www.zotero.org/google-docs/?j13XgJ" TargetMode="External"/><Relationship Id="rId277" Type="http://schemas.openxmlformats.org/officeDocument/2006/relationships/hyperlink" Target="https://www.zotero.org/google-docs/?j13XgJ" TargetMode="External"/><Relationship Id="rId155" Type="http://schemas.openxmlformats.org/officeDocument/2006/relationships/hyperlink" Target="https://www.zotero.org/google-docs/?j13XgJ" TargetMode="External"/><Relationship Id="rId276" Type="http://schemas.openxmlformats.org/officeDocument/2006/relationships/hyperlink" Target="https://www.zotero.org/google-docs/?j13XgJ" TargetMode="External"/><Relationship Id="rId107" Type="http://schemas.openxmlformats.org/officeDocument/2006/relationships/hyperlink" Target="https://www.zotero.org/google-docs/?j13XgJ" TargetMode="External"/><Relationship Id="rId228" Type="http://schemas.openxmlformats.org/officeDocument/2006/relationships/hyperlink" Target="https://www.zotero.org/google-docs/?j13XgJ" TargetMode="External"/><Relationship Id="rId106" Type="http://schemas.openxmlformats.org/officeDocument/2006/relationships/hyperlink" Target="https://www.zotero.org/google-docs/?j13XgJ" TargetMode="External"/><Relationship Id="rId227" Type="http://schemas.openxmlformats.org/officeDocument/2006/relationships/hyperlink" Target="https://www.zotero.org/google-docs/?j13XgJ" TargetMode="External"/><Relationship Id="rId105" Type="http://schemas.openxmlformats.org/officeDocument/2006/relationships/hyperlink" Target="https://www.zotero.org/google-docs/?j13XgJ" TargetMode="External"/><Relationship Id="rId226" Type="http://schemas.openxmlformats.org/officeDocument/2006/relationships/hyperlink" Target="https://www.zotero.org/google-docs/?j13XgJ" TargetMode="External"/><Relationship Id="rId104" Type="http://schemas.openxmlformats.org/officeDocument/2006/relationships/hyperlink" Target="https://www.zotero.org/google-docs/?j13XgJ" TargetMode="External"/><Relationship Id="rId225" Type="http://schemas.openxmlformats.org/officeDocument/2006/relationships/hyperlink" Target="https://www.zotero.org/google-docs/?j13XgJ" TargetMode="External"/><Relationship Id="rId109" Type="http://schemas.openxmlformats.org/officeDocument/2006/relationships/hyperlink" Target="https://www.zotero.org/google-docs/?j13XgJ" TargetMode="External"/><Relationship Id="rId108" Type="http://schemas.openxmlformats.org/officeDocument/2006/relationships/hyperlink" Target="https://www.zotero.org/google-docs/?j13XgJ" TargetMode="External"/><Relationship Id="rId229" Type="http://schemas.openxmlformats.org/officeDocument/2006/relationships/hyperlink" Target="https://www.zotero.org/google-docs/?j13XgJ" TargetMode="External"/><Relationship Id="rId220" Type="http://schemas.openxmlformats.org/officeDocument/2006/relationships/hyperlink" Target="https://www.zotero.org/google-docs/?j13XgJ" TargetMode="External"/><Relationship Id="rId103" Type="http://schemas.openxmlformats.org/officeDocument/2006/relationships/hyperlink" Target="https://www.zotero.org/google-docs/?j13XgJ" TargetMode="External"/><Relationship Id="rId224" Type="http://schemas.openxmlformats.org/officeDocument/2006/relationships/hyperlink" Target="https://www.zotero.org/google-docs/?j13XgJ" TargetMode="External"/><Relationship Id="rId102" Type="http://schemas.openxmlformats.org/officeDocument/2006/relationships/hyperlink" Target="https://www.zotero.org/google-docs/?j13XgJ" TargetMode="External"/><Relationship Id="rId223" Type="http://schemas.openxmlformats.org/officeDocument/2006/relationships/hyperlink" Target="https://www.zotero.org/google-docs/?j13XgJ" TargetMode="External"/><Relationship Id="rId101" Type="http://schemas.openxmlformats.org/officeDocument/2006/relationships/hyperlink" Target="https://www.zotero.org/google-docs/?j13XgJ" TargetMode="External"/><Relationship Id="rId222" Type="http://schemas.openxmlformats.org/officeDocument/2006/relationships/hyperlink" Target="https://www.zotero.org/google-docs/?j13XgJ" TargetMode="External"/><Relationship Id="rId100" Type="http://schemas.openxmlformats.org/officeDocument/2006/relationships/hyperlink" Target="https://www.zotero.org/google-docs/?j13XgJ" TargetMode="External"/><Relationship Id="rId221" Type="http://schemas.openxmlformats.org/officeDocument/2006/relationships/hyperlink" Target="https://www.zotero.org/google-docs/?j13XgJ" TargetMode="External"/><Relationship Id="rId217" Type="http://schemas.openxmlformats.org/officeDocument/2006/relationships/hyperlink" Target="https://www.zotero.org/google-docs/?j13XgJ" TargetMode="External"/><Relationship Id="rId216" Type="http://schemas.openxmlformats.org/officeDocument/2006/relationships/hyperlink" Target="https://www.zotero.org/google-docs/?j13XgJ" TargetMode="External"/><Relationship Id="rId215" Type="http://schemas.openxmlformats.org/officeDocument/2006/relationships/hyperlink" Target="https://www.zotero.org/google-docs/?j13XgJ" TargetMode="External"/><Relationship Id="rId214" Type="http://schemas.openxmlformats.org/officeDocument/2006/relationships/hyperlink" Target="https://www.zotero.org/google-docs/?j13XgJ" TargetMode="External"/><Relationship Id="rId219" Type="http://schemas.openxmlformats.org/officeDocument/2006/relationships/hyperlink" Target="https://www.zotero.org/google-docs/?j13XgJ" TargetMode="External"/><Relationship Id="rId218" Type="http://schemas.openxmlformats.org/officeDocument/2006/relationships/hyperlink" Target="https://www.zotero.org/google-docs/?j13XgJ" TargetMode="External"/><Relationship Id="rId213" Type="http://schemas.openxmlformats.org/officeDocument/2006/relationships/hyperlink" Target="https://www.zotero.org/google-docs/?j13XgJ" TargetMode="External"/><Relationship Id="rId212" Type="http://schemas.openxmlformats.org/officeDocument/2006/relationships/hyperlink" Target="https://www.zotero.org/google-docs/?j13XgJ" TargetMode="External"/><Relationship Id="rId211" Type="http://schemas.openxmlformats.org/officeDocument/2006/relationships/hyperlink" Target="https://www.zotero.org/google-docs/?j13XgJ" TargetMode="External"/><Relationship Id="rId210" Type="http://schemas.openxmlformats.org/officeDocument/2006/relationships/hyperlink" Target="https://www.zotero.org/google-docs/?j13XgJ" TargetMode="External"/><Relationship Id="rId129" Type="http://schemas.openxmlformats.org/officeDocument/2006/relationships/hyperlink" Target="https://www.zotero.org/google-docs/?j13XgJ" TargetMode="External"/><Relationship Id="rId128" Type="http://schemas.openxmlformats.org/officeDocument/2006/relationships/hyperlink" Target="https://www.zotero.org/google-docs/?j13XgJ" TargetMode="External"/><Relationship Id="rId249" Type="http://schemas.openxmlformats.org/officeDocument/2006/relationships/hyperlink" Target="https://www.zotero.org/google-docs/?j13XgJ" TargetMode="External"/><Relationship Id="rId127" Type="http://schemas.openxmlformats.org/officeDocument/2006/relationships/hyperlink" Target="https://www.zotero.org/google-docs/?j13XgJ" TargetMode="External"/><Relationship Id="rId248" Type="http://schemas.openxmlformats.org/officeDocument/2006/relationships/hyperlink" Target="https://www.zotero.org/google-docs/?j13XgJ" TargetMode="External"/><Relationship Id="rId126" Type="http://schemas.openxmlformats.org/officeDocument/2006/relationships/hyperlink" Target="https://www.zotero.org/google-docs/?j13XgJ" TargetMode="External"/><Relationship Id="rId247" Type="http://schemas.openxmlformats.org/officeDocument/2006/relationships/hyperlink" Target="https://www.zotero.org/google-docs/?j13XgJ" TargetMode="External"/><Relationship Id="rId121" Type="http://schemas.openxmlformats.org/officeDocument/2006/relationships/hyperlink" Target="https://www.zotero.org/google-docs/?j13XgJ" TargetMode="External"/><Relationship Id="rId242" Type="http://schemas.openxmlformats.org/officeDocument/2006/relationships/hyperlink" Target="https://www.zotero.org/google-docs/?j13XgJ" TargetMode="External"/><Relationship Id="rId120" Type="http://schemas.openxmlformats.org/officeDocument/2006/relationships/hyperlink" Target="https://www.zotero.org/google-docs/?j13XgJ" TargetMode="External"/><Relationship Id="rId241" Type="http://schemas.openxmlformats.org/officeDocument/2006/relationships/hyperlink" Target="https://www.zotero.org/google-docs/?j13XgJ" TargetMode="External"/><Relationship Id="rId240" Type="http://schemas.openxmlformats.org/officeDocument/2006/relationships/hyperlink" Target="https://www.zotero.org/google-docs/?j13XgJ" TargetMode="External"/><Relationship Id="rId125" Type="http://schemas.openxmlformats.org/officeDocument/2006/relationships/hyperlink" Target="https://www.zotero.org/google-docs/?j13XgJ" TargetMode="External"/><Relationship Id="rId246" Type="http://schemas.openxmlformats.org/officeDocument/2006/relationships/hyperlink" Target="https://www.zotero.org/google-docs/?j13XgJ" TargetMode="External"/><Relationship Id="rId124" Type="http://schemas.openxmlformats.org/officeDocument/2006/relationships/hyperlink" Target="https://www.zotero.org/google-docs/?j13XgJ" TargetMode="External"/><Relationship Id="rId245" Type="http://schemas.openxmlformats.org/officeDocument/2006/relationships/hyperlink" Target="https://www.zotero.org/google-docs/?j13XgJ" TargetMode="External"/><Relationship Id="rId123" Type="http://schemas.openxmlformats.org/officeDocument/2006/relationships/hyperlink" Target="https://www.zotero.org/google-docs/?j13XgJ" TargetMode="External"/><Relationship Id="rId244" Type="http://schemas.openxmlformats.org/officeDocument/2006/relationships/hyperlink" Target="https://www.zotero.org/google-docs/?j13XgJ" TargetMode="External"/><Relationship Id="rId122" Type="http://schemas.openxmlformats.org/officeDocument/2006/relationships/hyperlink" Target="https://www.zotero.org/google-docs/?j13XgJ" TargetMode="External"/><Relationship Id="rId243" Type="http://schemas.openxmlformats.org/officeDocument/2006/relationships/hyperlink" Target="https://www.zotero.org/google-docs/?j13XgJ" TargetMode="External"/><Relationship Id="rId95" Type="http://schemas.openxmlformats.org/officeDocument/2006/relationships/hyperlink" Target="https://www.zotero.org/google-docs/?j13XgJ" TargetMode="External"/><Relationship Id="rId94" Type="http://schemas.openxmlformats.org/officeDocument/2006/relationships/hyperlink" Target="https://www.zotero.org/google-docs/?j13XgJ" TargetMode="External"/><Relationship Id="rId97" Type="http://schemas.openxmlformats.org/officeDocument/2006/relationships/hyperlink" Target="https://www.zotero.org/google-docs/?j13XgJ" TargetMode="External"/><Relationship Id="rId96" Type="http://schemas.openxmlformats.org/officeDocument/2006/relationships/hyperlink" Target="https://www.zotero.org/google-docs/?j13XgJ" TargetMode="External"/><Relationship Id="rId99" Type="http://schemas.openxmlformats.org/officeDocument/2006/relationships/hyperlink" Target="https://www.zotero.org/google-docs/?j13XgJ" TargetMode="External"/><Relationship Id="rId98" Type="http://schemas.openxmlformats.org/officeDocument/2006/relationships/hyperlink" Target="https://www.zotero.org/google-docs/?j13XgJ" TargetMode="External"/><Relationship Id="rId91" Type="http://schemas.openxmlformats.org/officeDocument/2006/relationships/hyperlink" Target="https://www.zotero.org/google-docs/?j13XgJ" TargetMode="External"/><Relationship Id="rId90" Type="http://schemas.openxmlformats.org/officeDocument/2006/relationships/hyperlink" Target="https://www.zotero.org/google-docs/?j13XgJ" TargetMode="External"/><Relationship Id="rId93" Type="http://schemas.openxmlformats.org/officeDocument/2006/relationships/hyperlink" Target="https://www.zotero.org/google-docs/?j13XgJ" TargetMode="External"/><Relationship Id="rId92" Type="http://schemas.openxmlformats.org/officeDocument/2006/relationships/hyperlink" Target="https://www.zotero.org/google-docs/?j13XgJ" TargetMode="External"/><Relationship Id="rId118" Type="http://schemas.openxmlformats.org/officeDocument/2006/relationships/hyperlink" Target="https://www.zotero.org/google-docs/?j13XgJ" TargetMode="External"/><Relationship Id="rId239" Type="http://schemas.openxmlformats.org/officeDocument/2006/relationships/hyperlink" Target="https://www.zotero.org/google-docs/?j13XgJ" TargetMode="External"/><Relationship Id="rId117" Type="http://schemas.openxmlformats.org/officeDocument/2006/relationships/hyperlink" Target="https://www.zotero.org/google-docs/?j13XgJ" TargetMode="External"/><Relationship Id="rId238" Type="http://schemas.openxmlformats.org/officeDocument/2006/relationships/hyperlink" Target="https://www.zotero.org/google-docs/?j13XgJ" TargetMode="External"/><Relationship Id="rId116" Type="http://schemas.openxmlformats.org/officeDocument/2006/relationships/hyperlink" Target="https://www.zotero.org/google-docs/?j13XgJ" TargetMode="External"/><Relationship Id="rId237" Type="http://schemas.openxmlformats.org/officeDocument/2006/relationships/hyperlink" Target="https://www.zotero.org/google-docs/?j13XgJ" TargetMode="External"/><Relationship Id="rId115" Type="http://schemas.openxmlformats.org/officeDocument/2006/relationships/hyperlink" Target="https://www.zotero.org/google-docs/?j13XgJ" TargetMode="External"/><Relationship Id="rId236" Type="http://schemas.openxmlformats.org/officeDocument/2006/relationships/hyperlink" Target="https://www.zotero.org/google-docs/?j13XgJ" TargetMode="External"/><Relationship Id="rId119" Type="http://schemas.openxmlformats.org/officeDocument/2006/relationships/hyperlink" Target="https://www.zotero.org/google-docs/?j13XgJ" TargetMode="External"/><Relationship Id="rId110" Type="http://schemas.openxmlformats.org/officeDocument/2006/relationships/hyperlink" Target="https://www.zotero.org/google-docs/?j13XgJ" TargetMode="External"/><Relationship Id="rId231" Type="http://schemas.openxmlformats.org/officeDocument/2006/relationships/hyperlink" Target="https://www.zotero.org/google-docs/?j13XgJ" TargetMode="External"/><Relationship Id="rId230" Type="http://schemas.openxmlformats.org/officeDocument/2006/relationships/hyperlink" Target="https://www.zotero.org/google-docs/?j13XgJ" TargetMode="External"/><Relationship Id="rId114" Type="http://schemas.openxmlformats.org/officeDocument/2006/relationships/hyperlink" Target="https://www.zotero.org/google-docs/?j13XgJ" TargetMode="External"/><Relationship Id="rId235" Type="http://schemas.openxmlformats.org/officeDocument/2006/relationships/hyperlink" Target="https://www.zotero.org/google-docs/?j13XgJ" TargetMode="External"/><Relationship Id="rId113" Type="http://schemas.openxmlformats.org/officeDocument/2006/relationships/hyperlink" Target="https://www.zotero.org/google-docs/?j13XgJ" TargetMode="External"/><Relationship Id="rId234" Type="http://schemas.openxmlformats.org/officeDocument/2006/relationships/hyperlink" Target="https://www.zotero.org/google-docs/?j13XgJ" TargetMode="External"/><Relationship Id="rId112" Type="http://schemas.openxmlformats.org/officeDocument/2006/relationships/hyperlink" Target="https://www.zotero.org/google-docs/?j13XgJ" TargetMode="External"/><Relationship Id="rId233" Type="http://schemas.openxmlformats.org/officeDocument/2006/relationships/hyperlink" Target="https://www.zotero.org/google-docs/?j13XgJ" TargetMode="External"/><Relationship Id="rId111" Type="http://schemas.openxmlformats.org/officeDocument/2006/relationships/hyperlink" Target="https://www.zotero.org/google-docs/?j13XgJ" TargetMode="External"/><Relationship Id="rId232" Type="http://schemas.openxmlformats.org/officeDocument/2006/relationships/hyperlink" Target="https://www.zotero.org/google-docs/?j13XgJ" TargetMode="External"/><Relationship Id="rId303" Type="http://schemas.openxmlformats.org/officeDocument/2006/relationships/hyperlink" Target="https://www.zotero.org/google-docs/?j13XgJ" TargetMode="External"/><Relationship Id="rId302" Type="http://schemas.openxmlformats.org/officeDocument/2006/relationships/hyperlink" Target="https://www.zotero.org/google-docs/?j13XgJ" TargetMode="External"/><Relationship Id="rId301" Type="http://schemas.openxmlformats.org/officeDocument/2006/relationships/hyperlink" Target="https://www.zotero.org/google-docs/?j13XgJ" TargetMode="External"/><Relationship Id="rId300" Type="http://schemas.openxmlformats.org/officeDocument/2006/relationships/hyperlink" Target="https://www.zotero.org/google-docs/?j13XgJ" TargetMode="External"/><Relationship Id="rId206" Type="http://schemas.openxmlformats.org/officeDocument/2006/relationships/hyperlink" Target="https://www.zotero.org/google-docs/?j13XgJ" TargetMode="External"/><Relationship Id="rId205" Type="http://schemas.openxmlformats.org/officeDocument/2006/relationships/hyperlink" Target="https://www.zotero.org/google-docs/?j13XgJ" TargetMode="External"/><Relationship Id="rId204" Type="http://schemas.openxmlformats.org/officeDocument/2006/relationships/hyperlink" Target="https://www.zotero.org/google-docs/?j13XgJ" TargetMode="External"/><Relationship Id="rId203" Type="http://schemas.openxmlformats.org/officeDocument/2006/relationships/hyperlink" Target="https://www.zotero.org/google-docs/?j13XgJ" TargetMode="External"/><Relationship Id="rId209" Type="http://schemas.openxmlformats.org/officeDocument/2006/relationships/hyperlink" Target="https://www.zotero.org/google-docs/?j13XgJ" TargetMode="External"/><Relationship Id="rId208" Type="http://schemas.openxmlformats.org/officeDocument/2006/relationships/hyperlink" Target="https://www.zotero.org/google-docs/?j13XgJ" TargetMode="External"/><Relationship Id="rId207" Type="http://schemas.openxmlformats.org/officeDocument/2006/relationships/hyperlink" Target="https://www.zotero.org/google-docs/?j13XgJ" TargetMode="External"/><Relationship Id="rId202" Type="http://schemas.openxmlformats.org/officeDocument/2006/relationships/hyperlink" Target="https://www.zotero.org/google-docs/?j13XgJ" TargetMode="External"/><Relationship Id="rId201" Type="http://schemas.openxmlformats.org/officeDocument/2006/relationships/hyperlink" Target="https://www.zotero.org/google-docs/?j13XgJ" TargetMode="External"/><Relationship Id="rId200" Type="http://schemas.openxmlformats.org/officeDocument/2006/relationships/hyperlink" Target="https://www.zotero.org/google-docs/?j13Xg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